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DC9A5" w14:textId="77777777" w:rsidR="009C16C0" w:rsidRDefault="009C16C0">
      <w:pPr>
        <w:pStyle w:val="div"/>
        <w:spacing w:line="260" w:lineRule="atLeast"/>
        <w:jc w:val="center"/>
        <w:rPr>
          <w:rFonts w:ascii="Palatino Linotype" w:eastAsia="Palatino Linotype" w:hAnsi="Palatino Linotype" w:cs="Palatino Linotype"/>
          <w:color w:val="4A4A4A"/>
          <w:sz w:val="20"/>
          <w:szCs w:val="20"/>
        </w:rPr>
      </w:pPr>
    </w:p>
    <w:p w14:paraId="5D3DC9A6" w14:textId="77777777" w:rsidR="009C16C0" w:rsidRDefault="006361C3">
      <w:pPr>
        <w:pStyle w:val="div"/>
        <w:spacing w:line="260" w:lineRule="atLeast"/>
        <w:jc w:val="center"/>
        <w:rPr>
          <w:rFonts w:ascii="Palatino Linotype" w:eastAsia="Palatino Linotype" w:hAnsi="Palatino Linotype" w:cs="Palatino Linotype"/>
          <w:color w:val="4A4A4A"/>
          <w:sz w:val="20"/>
          <w:szCs w:val="20"/>
        </w:rPr>
      </w:pPr>
      <w:r>
        <w:rPr>
          <w:rFonts w:ascii="Palatino Linotype" w:eastAsia="Palatino Linotype" w:hAnsi="Palatino Linotype" w:cs="Palatino Linotype"/>
          <w:noProof/>
          <w:color w:val="4A4A4A"/>
          <w:sz w:val="20"/>
          <w:szCs w:val="20"/>
        </w:rPr>
        <w:drawing>
          <wp:inline distT="0" distB="0" distL="0" distR="0" wp14:anchorId="5D3DCA04" wp14:editId="5D3DCA05">
            <wp:extent cx="633730" cy="63436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pic:cNvPicPr>
                      <a:picLocks noChangeAspect="1"/>
                    </pic:cNvPicPr>
                  </pic:nvPicPr>
                  <pic:blipFill>
                    <a:blip r:embed="rId9"/>
                    <a:stretch>
                      <a:fillRect/>
                    </a:stretch>
                  </pic:blipFill>
                  <pic:spPr>
                    <a:xfrm>
                      <a:off x="0" y="0"/>
                      <a:ext cx="634219" cy="634570"/>
                    </a:xfrm>
                    <a:prstGeom prst="rect">
                      <a:avLst/>
                    </a:prstGeom>
                  </pic:spPr>
                </pic:pic>
              </a:graphicData>
            </a:graphic>
          </wp:inline>
        </w:drawing>
      </w:r>
    </w:p>
    <w:p w14:paraId="5D3DC9A7" w14:textId="77777777" w:rsidR="009C16C0" w:rsidRDefault="006361C3">
      <w:pPr>
        <w:pStyle w:val="divname"/>
        <w:rPr>
          <w:rFonts w:ascii="Palatino Linotype" w:eastAsia="Palatino Linotype" w:hAnsi="Palatino Linotype" w:cs="Palatino Linotype"/>
        </w:rPr>
      </w:pPr>
      <w:r>
        <w:rPr>
          <w:rStyle w:val="span"/>
          <w:rFonts w:ascii="Palatino Linotype" w:eastAsia="Palatino Linotype" w:hAnsi="Palatino Linotype" w:cs="Palatino Linotype"/>
          <w:sz w:val="52"/>
          <w:szCs w:val="52"/>
        </w:rPr>
        <w:t>Yu</w:t>
      </w:r>
      <w:r>
        <w:rPr>
          <w:rFonts w:ascii="Palatino Linotype" w:eastAsia="Palatino Linotype" w:hAnsi="Palatino Linotype" w:cs="Palatino Linotype"/>
        </w:rPr>
        <w:t xml:space="preserve"> </w:t>
      </w:r>
      <w:r>
        <w:rPr>
          <w:rStyle w:val="span"/>
          <w:rFonts w:ascii="Palatino Linotype" w:eastAsia="Palatino Linotype" w:hAnsi="Palatino Linotype" w:cs="Palatino Linotype"/>
          <w:sz w:val="52"/>
          <w:szCs w:val="52"/>
        </w:rPr>
        <w:t>Wang</w:t>
      </w:r>
    </w:p>
    <w:p w14:paraId="4FF5EAF8" w14:textId="0EB4999F" w:rsidR="00AC1EBF" w:rsidRPr="00AC1EBF" w:rsidRDefault="00AC1EBF" w:rsidP="00AC1EBF">
      <w:pPr>
        <w:pStyle w:val="divdocumentheading"/>
        <w:tabs>
          <w:tab w:val="center" w:pos="10506"/>
        </w:tabs>
        <w:spacing w:before="300" w:line="260" w:lineRule="atLeast"/>
        <w:jc w:val="center"/>
        <w:rPr>
          <w:rStyle w:val="span"/>
          <w:rFonts w:ascii="Palatino Linotype" w:eastAsia="Palatino Linotype" w:hAnsi="Palatino Linotype" w:cs="Palatino Linotype"/>
          <w:color w:val="4A4A4A"/>
          <w:sz w:val="20"/>
          <w:szCs w:val="20"/>
        </w:rPr>
      </w:pPr>
      <w:r w:rsidRPr="00AC1EBF">
        <w:rPr>
          <w:rStyle w:val="span"/>
          <w:rFonts w:ascii="Palatino Linotype" w:eastAsia="Palatino Linotype" w:hAnsi="Palatino Linotype" w:cs="Palatino Linotype"/>
          <w:color w:val="4A4A4A"/>
          <w:sz w:val="20"/>
          <w:szCs w:val="20"/>
        </w:rPr>
        <w:t>+852 5130 9975 | y</w:t>
      </w:r>
      <w:r w:rsidR="00A65827">
        <w:rPr>
          <w:rStyle w:val="span"/>
          <w:rFonts w:ascii="Palatino Linotype" w:eastAsia="Palatino Linotype" w:hAnsi="Palatino Linotype" w:cs="Palatino Linotype"/>
          <w:color w:val="4A4A4A"/>
          <w:sz w:val="20"/>
          <w:szCs w:val="20"/>
        </w:rPr>
        <w:t>wang8</w:t>
      </w:r>
      <w:r w:rsidRPr="00AC1EBF">
        <w:rPr>
          <w:rStyle w:val="span"/>
          <w:rFonts w:ascii="Palatino Linotype" w:eastAsia="Palatino Linotype" w:hAnsi="Palatino Linotype" w:cs="Palatino Linotype"/>
          <w:color w:val="4A4A4A"/>
          <w:sz w:val="20"/>
          <w:szCs w:val="20"/>
        </w:rPr>
        <w:t>12</w:t>
      </w:r>
      <w:r w:rsidR="00A65827">
        <w:rPr>
          <w:rStyle w:val="span"/>
          <w:rFonts w:ascii="Palatino Linotype" w:eastAsia="Palatino Linotype" w:hAnsi="Palatino Linotype" w:cs="Palatino Linotype"/>
          <w:color w:val="4A4A4A"/>
          <w:sz w:val="20"/>
          <w:szCs w:val="20"/>
        </w:rPr>
        <w:t>@connect.hku.hk</w:t>
      </w:r>
    </w:p>
    <w:p w14:paraId="4503120C" w14:textId="08C7888C" w:rsidR="00AC1EBF" w:rsidRDefault="00AC1EBF" w:rsidP="00E303CF">
      <w:pPr>
        <w:pStyle w:val="divdocumentheading"/>
        <w:tabs>
          <w:tab w:val="center" w:pos="10506"/>
        </w:tabs>
        <w:spacing w:before="300" w:line="260" w:lineRule="atLeast"/>
        <w:jc w:val="center"/>
        <w:rPr>
          <w:rStyle w:val="span"/>
          <w:rFonts w:ascii="Palatino Linotype" w:eastAsia="Palatino Linotype" w:hAnsi="Palatino Linotype" w:cs="Palatino Linotype"/>
          <w:color w:val="4A4A4A"/>
          <w:sz w:val="20"/>
          <w:szCs w:val="20"/>
        </w:rPr>
      </w:pPr>
      <w:r w:rsidRPr="00AC1EBF">
        <w:rPr>
          <w:rStyle w:val="span"/>
          <w:rFonts w:ascii="Palatino Linotype" w:eastAsia="Palatino Linotype" w:hAnsi="Palatino Linotype" w:cs="Palatino Linotype"/>
          <w:color w:val="4A4A4A"/>
          <w:sz w:val="20"/>
          <w:szCs w:val="20"/>
        </w:rPr>
        <w:t>Male | Hong Kong</w:t>
      </w:r>
    </w:p>
    <w:p w14:paraId="5D3DC9AA" w14:textId="7E029B0C" w:rsidR="009C16C0" w:rsidRDefault="006361C3" w:rsidP="00AC1EBF">
      <w:pPr>
        <w:pStyle w:val="divdocumentheading"/>
        <w:tabs>
          <w:tab w:val="center" w:pos="10506"/>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Professional Summary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5D3DC9AB" w14:textId="77777777" w:rsidR="009C16C0" w:rsidRDefault="006361C3">
      <w:pPr>
        <w:pStyle w:val="p"/>
        <w:spacing w:line="260" w:lineRule="atLeast"/>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 xml:space="preserve">Mechanical Engineering undergraduate with solid technical background and broad laboratory/workshop experience in Design and Manufacturing area. Highly adaptable team player with a proven record of conducting statistically sound appraisals of complex engineering problems via MATLAB to achieve the best design solutions. Well-versed in applying modeling and simulation software to produce concept designs with effectiveness. </w:t>
      </w:r>
    </w:p>
    <w:p w14:paraId="5D3DC9AC" w14:textId="77777777" w:rsidR="009C16C0" w:rsidRDefault="006361C3">
      <w:pPr>
        <w:pStyle w:val="divdocumentheading"/>
        <w:tabs>
          <w:tab w:val="center" w:pos="10506"/>
        </w:tabs>
        <w:spacing w:before="300" w:line="260" w:lineRule="atLeast"/>
        <w:rPr>
          <w:rFonts w:ascii="Palatino Linotype" w:eastAsia="Palatino Linotype" w:hAnsi="Palatino Linotype" w:cs="Palatino Linotype"/>
          <w:strike/>
          <w:color w:val="BCBFC3"/>
        </w:rPr>
      </w:pPr>
      <w:r>
        <w:rPr>
          <w:rStyle w:val="divdocumentdivsectiontitle"/>
          <w:rFonts w:ascii="Palatino Linotype" w:eastAsia="Palatino Linotype" w:hAnsi="Palatino Linotype" w:cs="Palatino Linotype"/>
        </w:rPr>
        <w:t xml:space="preserve">Education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5D3DC9AD" w14:textId="77777777" w:rsidR="009C16C0" w:rsidRDefault="006361C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College of Engineering, Auburn University, Auburn, Alabama </w:t>
      </w:r>
    </w:p>
    <w:p w14:paraId="5D3DC9AE" w14:textId="5AD9A526" w:rsidR="009C16C0" w:rsidRDefault="006361C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b/>
          <w:bCs/>
          <w:color w:val="4A4A4A"/>
          <w:sz w:val="20"/>
          <w:szCs w:val="20"/>
        </w:rPr>
        <w:t xml:space="preserve">Bachelor of </w:t>
      </w:r>
      <w:r>
        <w:rPr>
          <w:rStyle w:val="span"/>
          <w:rFonts w:ascii="Palatino Linotype" w:eastAsia="Palatino Linotype" w:hAnsi="Palatino Linotype" w:cs="Palatino Linotype" w:hint="eastAsia"/>
          <w:b/>
          <w:bCs/>
          <w:color w:val="4A4A4A"/>
          <w:sz w:val="20"/>
          <w:szCs w:val="20"/>
          <w:lang w:eastAsia="zh-CN"/>
        </w:rPr>
        <w:t>Mechanical</w:t>
      </w:r>
      <w:r>
        <w:rPr>
          <w:rStyle w:val="span"/>
          <w:rFonts w:ascii="Palatino Linotype" w:eastAsia="Palatino Linotype" w:hAnsi="Palatino Linotype" w:cs="Palatino Linotype"/>
          <w:b/>
          <w:bCs/>
          <w:color w:val="4A4A4A"/>
          <w:sz w:val="20"/>
          <w:szCs w:val="20"/>
        </w:rPr>
        <w:t xml:space="preserve"> Engineering</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hint="eastAsia"/>
          <w:color w:val="4A4A4A"/>
          <w:sz w:val="20"/>
          <w:szCs w:val="20"/>
          <w:lang w:eastAsia="zh-CN"/>
        </w:rPr>
        <w:t xml:space="preserve"> </w:t>
      </w:r>
      <w:r>
        <w:rPr>
          <w:rStyle w:val="span"/>
          <w:rFonts w:ascii="Palatino Linotype" w:eastAsia="Palatino Linotype" w:hAnsi="Palatino Linotype" w:cs="Palatino Linotype"/>
          <w:color w:val="4A4A4A"/>
          <w:sz w:val="20"/>
          <w:szCs w:val="20"/>
        </w:rPr>
        <w:t xml:space="preserve">      Aug 2018-Aug 2021</w:t>
      </w:r>
    </w:p>
    <w:p w14:paraId="5D3DC9AF" w14:textId="77777777" w:rsidR="009C16C0" w:rsidRDefault="006361C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GPA: 3.59</w:t>
      </w:r>
    </w:p>
    <w:p w14:paraId="5D3DC9B0" w14:textId="77777777" w:rsidR="009C16C0" w:rsidRDefault="009C16C0">
      <w:pPr>
        <w:pStyle w:val="spanpaddedline"/>
        <w:spacing w:line="260" w:lineRule="atLeast"/>
        <w:rPr>
          <w:rStyle w:val="span"/>
          <w:rFonts w:ascii="Palatino Linotype" w:eastAsia="Palatino Linotype" w:hAnsi="Palatino Linotype" w:cs="Palatino Linotype"/>
          <w:color w:val="4A4A4A"/>
          <w:sz w:val="20"/>
          <w:szCs w:val="20"/>
        </w:rPr>
      </w:pPr>
    </w:p>
    <w:p w14:paraId="5D3DC9B1" w14:textId="77777777" w:rsidR="009C16C0" w:rsidRDefault="006361C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School of Physical Science, University of California, Irvine, CA </w:t>
      </w:r>
    </w:p>
    <w:p w14:paraId="5D3DC9B2" w14:textId="77777777" w:rsidR="009C16C0" w:rsidRDefault="006361C3">
      <w:pPr>
        <w:pStyle w:val="spanpaddedline"/>
        <w:spacing w:line="260" w:lineRule="atLeast"/>
        <w:rPr>
          <w:rStyle w:val="span"/>
          <w:rFonts w:ascii="Palatino Linotype" w:eastAsia="Palatino Linotype" w:hAnsi="Palatino Linotype" w:cs="Palatino Linotype"/>
          <w:color w:val="4A4A4A"/>
          <w:sz w:val="20"/>
          <w:szCs w:val="20"/>
        </w:rPr>
      </w:pPr>
      <w:r>
        <w:rPr>
          <w:rStyle w:val="degree"/>
          <w:rFonts w:ascii="Palatino Linotype" w:eastAsia="Palatino Linotype" w:hAnsi="Palatino Linotype" w:cs="Palatino Linotype"/>
          <w:color w:val="4A4A4A"/>
          <w:sz w:val="20"/>
          <w:szCs w:val="20"/>
        </w:rPr>
        <w:t>B.S</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b/>
          <w:bCs/>
          <w:color w:val="4A4A4A"/>
          <w:sz w:val="20"/>
          <w:szCs w:val="20"/>
        </w:rPr>
        <w:t xml:space="preserve">in Mathematics (Specialization in Applied and Computational </w:t>
      </w:r>
      <w:proofErr w:type="gramStart"/>
      <w:r>
        <w:rPr>
          <w:rStyle w:val="span"/>
          <w:rFonts w:ascii="Palatino Linotype" w:eastAsia="Palatino Linotype" w:hAnsi="Palatino Linotype" w:cs="Palatino Linotype"/>
          <w:b/>
          <w:bCs/>
          <w:color w:val="4A4A4A"/>
          <w:sz w:val="20"/>
          <w:szCs w:val="20"/>
        </w:rPr>
        <w:t>Mathematics)</w:t>
      </w:r>
      <w:r>
        <w:rPr>
          <w:rStyle w:val="span"/>
          <w:rFonts w:ascii="Palatino Linotype" w:eastAsia="Palatino Linotype" w:hAnsi="Palatino Linotype" w:cs="Palatino Linotype"/>
          <w:color w:val="4A4A4A"/>
          <w:sz w:val="20"/>
          <w:szCs w:val="20"/>
        </w:rPr>
        <w:t xml:space="preserve">   </w:t>
      </w:r>
      <w:proofErr w:type="gramEnd"/>
      <w:r>
        <w:rPr>
          <w:rStyle w:val="span"/>
          <w:rFonts w:ascii="Palatino Linotype" w:eastAsia="Palatino Linotype" w:hAnsi="Palatino Linotype" w:cs="Palatino Linotype"/>
          <w:color w:val="4A4A4A"/>
          <w:sz w:val="20"/>
          <w:szCs w:val="20"/>
        </w:rPr>
        <w:t xml:space="preserve">                            Sep 2015-Jun 2018  </w:t>
      </w:r>
    </w:p>
    <w:p w14:paraId="5D3DC9B3" w14:textId="3F07DCE9" w:rsidR="009C16C0" w:rsidRDefault="006361C3">
      <w:pPr>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GPA: 2.</w:t>
      </w:r>
      <w:r w:rsidR="00C67BA5">
        <w:rPr>
          <w:rStyle w:val="span"/>
          <w:rFonts w:ascii="Palatino Linotype" w:eastAsia="Palatino Linotype" w:hAnsi="Palatino Linotype" w:cs="Palatino Linotype"/>
          <w:color w:val="4A4A4A"/>
          <w:sz w:val="20"/>
          <w:szCs w:val="20"/>
        </w:rPr>
        <w:t>6</w:t>
      </w:r>
      <w:r w:rsidR="000C2139">
        <w:rPr>
          <w:rStyle w:val="span"/>
          <w:rFonts w:ascii="Palatino Linotype" w:eastAsia="Palatino Linotype" w:hAnsi="Palatino Linotype" w:cs="Palatino Linotype"/>
          <w:color w:val="4A4A4A"/>
          <w:sz w:val="20"/>
          <w:szCs w:val="20"/>
        </w:rPr>
        <w:t>4</w:t>
      </w:r>
    </w:p>
    <w:p w14:paraId="5D3DC9B4" w14:textId="65545043" w:rsidR="009C16C0" w:rsidRDefault="006361C3">
      <w:pPr>
        <w:pStyle w:val="divdocumentheading"/>
        <w:tabs>
          <w:tab w:val="center" w:pos="10506"/>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宋体" w:hAnsi="Palatino Linotype" w:cs="Palatino Linotype" w:hint="eastAsia"/>
          <w:lang w:eastAsia="zh-CN"/>
        </w:rPr>
        <w:t>Relevant Course Projects at Auburn University</w:t>
      </w:r>
      <w:r>
        <w:rPr>
          <w:rStyle w:val="divdocumentdivsectiontitle"/>
          <w:rFonts w:ascii="Palatino Linotype" w:eastAsia="Palatino Linotype" w:hAnsi="Palatino Linotype" w:cs="Palatino Linotype"/>
        </w:rPr>
        <w:t xml:space="preserv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75F42D76" w14:textId="76E7E61E" w:rsidR="00A5682B" w:rsidRPr="00A5682B" w:rsidRDefault="00A5682B" w:rsidP="00A5682B">
      <w:pPr>
        <w:pStyle w:val="p"/>
        <w:spacing w:line="260" w:lineRule="atLeast"/>
        <w:rPr>
          <w:rStyle w:val="Strong1"/>
          <w:rFonts w:ascii="Palatino Linotype" w:eastAsia="Palatino Linotype" w:hAnsi="Palatino Linotype" w:cs="Palatino Linotype"/>
          <w:b/>
          <w:bCs/>
          <w:color w:val="4A4A4A"/>
          <w:sz w:val="20"/>
          <w:szCs w:val="20"/>
        </w:rPr>
      </w:pPr>
      <w:r w:rsidRPr="00A5682B">
        <w:rPr>
          <w:rStyle w:val="Strong1"/>
          <w:rFonts w:ascii="Palatino Linotype" w:eastAsia="Palatino Linotype" w:hAnsi="Palatino Linotype" w:cs="Palatino Linotype"/>
          <w:b/>
          <w:bCs/>
          <w:color w:val="4A4A4A"/>
          <w:sz w:val="20"/>
          <w:szCs w:val="20"/>
        </w:rPr>
        <w:t xml:space="preserve">Senior Design </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 xml:space="preserve">CAD&amp;FEA Leader </w:t>
      </w:r>
      <w:r w:rsidRPr="00A5682B">
        <w:rPr>
          <w:rStyle w:val="Strong1"/>
          <w:rFonts w:ascii="Palatino Linotype" w:eastAsia="Palatino Linotype" w:hAnsi="Palatino Linotype" w:cs="Palatino Linotype"/>
          <w:b/>
          <w:bCs/>
          <w:color w:val="4A4A4A"/>
          <w:sz w:val="20"/>
          <w:szCs w:val="20"/>
        </w:rPr>
        <w:tab/>
        <w:t xml:space="preserve"> Auburn University</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 xml:space="preserve"> </w:t>
      </w:r>
      <w:r>
        <w:rPr>
          <w:rStyle w:val="Strong1"/>
          <w:rFonts w:ascii="Palatino Linotype" w:eastAsia="Palatino Linotype" w:hAnsi="Palatino Linotype" w:cs="Palatino Linotype"/>
          <w:b/>
          <w:bCs/>
          <w:color w:val="4A4A4A"/>
          <w:sz w:val="20"/>
          <w:szCs w:val="20"/>
        </w:rPr>
        <w:t xml:space="preserve">        </w:t>
      </w:r>
      <w:r w:rsidRPr="00A5682B">
        <w:rPr>
          <w:rStyle w:val="Strong1"/>
          <w:rFonts w:ascii="Palatino Linotype" w:eastAsia="Palatino Linotype" w:hAnsi="Palatino Linotype" w:cs="Palatino Linotype"/>
          <w:b/>
          <w:bCs/>
          <w:color w:val="4A4A4A"/>
          <w:sz w:val="20"/>
          <w:szCs w:val="20"/>
        </w:rPr>
        <w:t>2021.01-2021.08</w:t>
      </w:r>
    </w:p>
    <w:p w14:paraId="3380FA49" w14:textId="77777777" w:rsidR="00A5682B" w:rsidRPr="00A5682B" w:rsidRDefault="00A5682B" w:rsidP="00A5682B">
      <w:pPr>
        <w:pStyle w:val="p"/>
        <w:spacing w:line="260" w:lineRule="atLeast"/>
        <w:rPr>
          <w:rStyle w:val="Strong1"/>
          <w:rFonts w:ascii="Palatino Linotype" w:eastAsia="Palatino Linotype" w:hAnsi="Palatino Linotype" w:cs="Palatino Linotype"/>
          <w:color w:val="4A4A4A"/>
          <w:sz w:val="20"/>
          <w:szCs w:val="20"/>
        </w:rPr>
      </w:pPr>
      <w:r w:rsidRPr="00A5682B">
        <w:rPr>
          <w:rStyle w:val="Strong1"/>
          <w:rFonts w:ascii="Palatino Linotype" w:eastAsia="Palatino Linotype" w:hAnsi="Palatino Linotype" w:cs="Palatino Linotype"/>
          <w:color w:val="4A4A4A"/>
          <w:sz w:val="20"/>
          <w:szCs w:val="20"/>
        </w:rPr>
        <w:t>After understanding the customer's assumptions and requirements for the equipment, considerations were made to the mobility of the user (cerebral palsy patient) and the interactions between the equipment and the user in the SolidWorks design. MATLAB code was used to calculate the mechanical impact of the operator on the main structure during movement. The data was imported into SolidWorks for force analysis and solder joint testing to ensure the operator's own safety, and multiple anti-collision buffer structures were added to produce the final device that was highly praised by customers and investors.</w:t>
      </w:r>
    </w:p>
    <w:p w14:paraId="760E8414" w14:textId="6F2B6051" w:rsidR="00A5682B" w:rsidRPr="00A5682B" w:rsidRDefault="00A5682B" w:rsidP="00A5682B">
      <w:pPr>
        <w:pStyle w:val="p"/>
        <w:spacing w:line="260" w:lineRule="atLeast"/>
        <w:rPr>
          <w:rStyle w:val="Strong1"/>
          <w:rFonts w:ascii="Palatino Linotype" w:eastAsia="Palatino Linotype" w:hAnsi="Palatino Linotype" w:cs="Palatino Linotype"/>
          <w:b/>
          <w:bCs/>
          <w:color w:val="4A4A4A"/>
          <w:sz w:val="20"/>
          <w:szCs w:val="20"/>
        </w:rPr>
      </w:pPr>
      <w:r w:rsidRPr="00A5682B">
        <w:rPr>
          <w:rStyle w:val="Strong1"/>
          <w:rFonts w:ascii="Palatino Linotype" w:eastAsia="Palatino Linotype" w:hAnsi="Palatino Linotype" w:cs="Palatino Linotype"/>
          <w:b/>
          <w:bCs/>
          <w:color w:val="4A4A4A"/>
          <w:sz w:val="20"/>
          <w:szCs w:val="20"/>
        </w:rPr>
        <w:t>Structure Analysis of Senior Design</w:t>
      </w:r>
      <w:r w:rsidRPr="00A5682B">
        <w:rPr>
          <w:rStyle w:val="Strong1"/>
          <w:rFonts w:ascii="Palatino Linotype" w:eastAsia="Palatino Linotype" w:hAnsi="Palatino Linotype" w:cs="Palatino Linotype"/>
          <w:b/>
          <w:bCs/>
          <w:color w:val="4A4A4A"/>
          <w:sz w:val="20"/>
          <w:szCs w:val="20"/>
        </w:rPr>
        <w:tab/>
        <w:t>Individual Project</w:t>
      </w:r>
      <w:r w:rsidRPr="00A5682B">
        <w:rPr>
          <w:rStyle w:val="Strong1"/>
          <w:rFonts w:ascii="Palatino Linotype" w:eastAsia="Palatino Linotype" w:hAnsi="Palatino Linotype" w:cs="Palatino Linotype"/>
          <w:b/>
          <w:bCs/>
          <w:color w:val="4A4A4A"/>
          <w:sz w:val="20"/>
          <w:szCs w:val="20"/>
        </w:rPr>
        <w:tab/>
        <w:t xml:space="preserve">Auburn University </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 xml:space="preserve"> </w:t>
      </w:r>
      <w:r>
        <w:rPr>
          <w:rStyle w:val="Strong1"/>
          <w:rFonts w:ascii="Palatino Linotype" w:eastAsia="Palatino Linotype" w:hAnsi="Palatino Linotype" w:cs="Palatino Linotype"/>
          <w:b/>
          <w:bCs/>
          <w:color w:val="4A4A4A"/>
          <w:sz w:val="20"/>
          <w:szCs w:val="20"/>
        </w:rPr>
        <w:t xml:space="preserve">        </w:t>
      </w:r>
      <w:r w:rsidRPr="00A5682B">
        <w:rPr>
          <w:rStyle w:val="Strong1"/>
          <w:rFonts w:ascii="Palatino Linotype" w:eastAsia="Palatino Linotype" w:hAnsi="Palatino Linotype" w:cs="Palatino Linotype"/>
          <w:b/>
          <w:bCs/>
          <w:color w:val="4A4A4A"/>
          <w:sz w:val="20"/>
          <w:szCs w:val="20"/>
        </w:rPr>
        <w:t>2021.01-2021.05</w:t>
      </w:r>
    </w:p>
    <w:p w14:paraId="25EDF0FF" w14:textId="77777777" w:rsidR="00A5682B" w:rsidRPr="00A5682B" w:rsidRDefault="00A5682B" w:rsidP="00A5682B">
      <w:pPr>
        <w:pStyle w:val="p"/>
        <w:spacing w:line="260" w:lineRule="atLeast"/>
        <w:rPr>
          <w:rStyle w:val="Strong1"/>
          <w:rFonts w:ascii="Palatino Linotype" w:eastAsia="Palatino Linotype" w:hAnsi="Palatino Linotype" w:cs="Palatino Linotype"/>
          <w:color w:val="4A4A4A"/>
          <w:sz w:val="20"/>
          <w:szCs w:val="20"/>
        </w:rPr>
      </w:pPr>
      <w:r w:rsidRPr="00A5682B">
        <w:rPr>
          <w:rStyle w:val="Strong1"/>
          <w:rFonts w:ascii="Palatino Linotype" w:eastAsia="Palatino Linotype" w:hAnsi="Palatino Linotype" w:cs="Palatino Linotype"/>
          <w:color w:val="4A4A4A"/>
          <w:sz w:val="20"/>
          <w:szCs w:val="20"/>
        </w:rPr>
        <w:t>Through modeling in ANASY, a statical analysis of the senior design was completed to verify the feasibility of the main structural material choice and specifications of the design scheme.</w:t>
      </w:r>
    </w:p>
    <w:p w14:paraId="344338AF" w14:textId="153CA186" w:rsidR="00A5682B" w:rsidRPr="00A5682B" w:rsidRDefault="00A5682B" w:rsidP="00A5682B">
      <w:pPr>
        <w:pStyle w:val="p"/>
        <w:spacing w:line="260" w:lineRule="atLeast"/>
        <w:rPr>
          <w:rStyle w:val="Strong1"/>
          <w:rFonts w:ascii="Palatino Linotype" w:eastAsia="Palatino Linotype" w:hAnsi="Palatino Linotype" w:cs="Palatino Linotype"/>
          <w:b/>
          <w:bCs/>
          <w:color w:val="4A4A4A"/>
          <w:sz w:val="20"/>
          <w:szCs w:val="20"/>
        </w:rPr>
      </w:pPr>
      <w:r w:rsidRPr="00A5682B">
        <w:rPr>
          <w:rStyle w:val="Strong1"/>
          <w:rFonts w:ascii="Palatino Linotype" w:eastAsia="Palatino Linotype" w:hAnsi="Palatino Linotype" w:cs="Palatino Linotype"/>
          <w:b/>
          <w:bCs/>
          <w:color w:val="4A4A4A"/>
          <w:sz w:val="20"/>
          <w:szCs w:val="20"/>
        </w:rPr>
        <w:t>Mobilizer Catapult Design</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Individual Project</w:t>
      </w:r>
      <w:r w:rsidRPr="00A5682B">
        <w:rPr>
          <w:rStyle w:val="Strong1"/>
          <w:rFonts w:ascii="Palatino Linotype" w:eastAsia="Palatino Linotype" w:hAnsi="Palatino Linotype" w:cs="Palatino Linotype"/>
          <w:b/>
          <w:bCs/>
          <w:color w:val="4A4A4A"/>
          <w:sz w:val="20"/>
          <w:szCs w:val="20"/>
        </w:rPr>
        <w:tab/>
        <w:t>Auburn University</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r>
      <w:r>
        <w:rPr>
          <w:rStyle w:val="Strong1"/>
          <w:rFonts w:ascii="Palatino Linotype" w:eastAsia="Palatino Linotype" w:hAnsi="Palatino Linotype" w:cs="Palatino Linotype"/>
          <w:b/>
          <w:bCs/>
          <w:color w:val="4A4A4A"/>
          <w:sz w:val="20"/>
          <w:szCs w:val="20"/>
        </w:rPr>
        <w:t xml:space="preserve">        </w:t>
      </w:r>
      <w:r w:rsidRPr="00A5682B">
        <w:rPr>
          <w:rStyle w:val="Strong1"/>
          <w:rFonts w:ascii="Palatino Linotype" w:eastAsia="Palatino Linotype" w:hAnsi="Palatino Linotype" w:cs="Palatino Linotype"/>
          <w:b/>
          <w:bCs/>
          <w:color w:val="4A4A4A"/>
          <w:sz w:val="20"/>
          <w:szCs w:val="20"/>
        </w:rPr>
        <w:t xml:space="preserve"> 2021.05-2021.08</w:t>
      </w:r>
    </w:p>
    <w:p w14:paraId="11E26772" w14:textId="77777777" w:rsidR="00A5682B" w:rsidRPr="00A5682B" w:rsidRDefault="00A5682B" w:rsidP="00A5682B">
      <w:pPr>
        <w:pStyle w:val="p"/>
        <w:spacing w:line="260" w:lineRule="atLeast"/>
        <w:rPr>
          <w:rStyle w:val="Strong1"/>
          <w:rFonts w:ascii="Palatino Linotype" w:eastAsia="Palatino Linotype" w:hAnsi="Palatino Linotype" w:cs="Palatino Linotype"/>
          <w:color w:val="4A4A4A"/>
          <w:sz w:val="20"/>
          <w:szCs w:val="20"/>
        </w:rPr>
      </w:pPr>
      <w:r w:rsidRPr="00A5682B">
        <w:rPr>
          <w:rStyle w:val="Strong1"/>
          <w:rFonts w:ascii="Palatino Linotype" w:eastAsia="Palatino Linotype" w:hAnsi="Palatino Linotype" w:cs="Palatino Linotype"/>
          <w:color w:val="4A4A4A"/>
          <w:sz w:val="20"/>
          <w:szCs w:val="20"/>
        </w:rPr>
        <w:t>After modeling the catapult, bending and fatigue analysis was conducted in SolidWorks, and analyzed the difference between the simulation results and reality by 3D printing.</w:t>
      </w:r>
    </w:p>
    <w:p w14:paraId="35A73A09" w14:textId="3D830376" w:rsidR="00A5682B" w:rsidRPr="00A5682B" w:rsidRDefault="00A5682B" w:rsidP="00A5682B">
      <w:pPr>
        <w:pStyle w:val="p"/>
        <w:spacing w:line="260" w:lineRule="atLeast"/>
        <w:rPr>
          <w:rStyle w:val="Strong1"/>
          <w:rFonts w:ascii="Palatino Linotype" w:eastAsia="Palatino Linotype" w:hAnsi="Palatino Linotype" w:cs="Palatino Linotype"/>
          <w:b/>
          <w:bCs/>
          <w:color w:val="4A4A4A"/>
          <w:sz w:val="20"/>
          <w:szCs w:val="20"/>
        </w:rPr>
      </w:pPr>
      <w:r w:rsidRPr="00A5682B">
        <w:rPr>
          <w:rStyle w:val="Strong1"/>
          <w:rFonts w:ascii="Palatino Linotype" w:eastAsia="Palatino Linotype" w:hAnsi="Palatino Linotype" w:cs="Palatino Linotype"/>
          <w:b/>
          <w:bCs/>
          <w:color w:val="4A4A4A"/>
          <w:sz w:val="20"/>
          <w:szCs w:val="20"/>
        </w:rPr>
        <w:t>Engine Tuning Device</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Project Leader</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Auburn University</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 xml:space="preserve"> </w:t>
      </w:r>
      <w:r>
        <w:rPr>
          <w:rStyle w:val="Strong1"/>
          <w:rFonts w:ascii="Palatino Linotype" w:eastAsia="Palatino Linotype" w:hAnsi="Palatino Linotype" w:cs="Palatino Linotype"/>
          <w:b/>
          <w:bCs/>
          <w:color w:val="4A4A4A"/>
          <w:sz w:val="20"/>
          <w:szCs w:val="20"/>
        </w:rPr>
        <w:t xml:space="preserve">        </w:t>
      </w:r>
      <w:r w:rsidRPr="00A5682B">
        <w:rPr>
          <w:rStyle w:val="Strong1"/>
          <w:rFonts w:ascii="Palatino Linotype" w:eastAsia="Palatino Linotype" w:hAnsi="Palatino Linotype" w:cs="Palatino Linotype"/>
          <w:b/>
          <w:bCs/>
          <w:color w:val="4A4A4A"/>
          <w:sz w:val="20"/>
          <w:szCs w:val="20"/>
        </w:rPr>
        <w:t>2020.08-2020.12</w:t>
      </w:r>
    </w:p>
    <w:p w14:paraId="6B6A38E5" w14:textId="77777777" w:rsidR="00A5682B" w:rsidRPr="00A5682B" w:rsidRDefault="00A5682B" w:rsidP="00A5682B">
      <w:pPr>
        <w:pStyle w:val="p"/>
        <w:spacing w:line="260" w:lineRule="atLeast"/>
        <w:rPr>
          <w:rStyle w:val="Strong1"/>
          <w:rFonts w:ascii="Palatino Linotype" w:eastAsia="Palatino Linotype" w:hAnsi="Palatino Linotype" w:cs="Palatino Linotype"/>
          <w:color w:val="4A4A4A"/>
          <w:sz w:val="20"/>
          <w:szCs w:val="20"/>
        </w:rPr>
      </w:pPr>
      <w:r w:rsidRPr="00A5682B">
        <w:rPr>
          <w:rStyle w:val="Strong1"/>
          <w:rFonts w:ascii="Palatino Linotype" w:eastAsia="Palatino Linotype" w:hAnsi="Palatino Linotype" w:cs="Palatino Linotype"/>
          <w:color w:val="4A4A4A"/>
          <w:sz w:val="20"/>
          <w:szCs w:val="20"/>
        </w:rPr>
        <w:t>To calculate the current engine efficiency in real time via MATLAB code, sensors for air pressure, a temperature and flow rate were installed to the engine air intake, and therefore, the optimal efficiency was achieved by adjusting the flow rate.</w:t>
      </w:r>
    </w:p>
    <w:p w14:paraId="651589EC" w14:textId="7B6C82AE" w:rsidR="00A5682B" w:rsidRPr="00A5682B" w:rsidRDefault="00A5682B" w:rsidP="00A5682B">
      <w:pPr>
        <w:pStyle w:val="p"/>
        <w:spacing w:line="260" w:lineRule="atLeast"/>
        <w:rPr>
          <w:rStyle w:val="Strong1"/>
          <w:rFonts w:ascii="Palatino Linotype" w:eastAsia="Palatino Linotype" w:hAnsi="Palatino Linotype" w:cs="Palatino Linotype"/>
          <w:b/>
          <w:bCs/>
          <w:color w:val="4A4A4A"/>
          <w:sz w:val="20"/>
          <w:szCs w:val="20"/>
        </w:rPr>
      </w:pPr>
      <w:r w:rsidRPr="00A5682B">
        <w:rPr>
          <w:rStyle w:val="Strong1"/>
          <w:rFonts w:ascii="Palatino Linotype" w:eastAsia="Palatino Linotype" w:hAnsi="Palatino Linotype" w:cs="Palatino Linotype"/>
          <w:b/>
          <w:bCs/>
          <w:color w:val="4A4A4A"/>
          <w:sz w:val="20"/>
          <w:szCs w:val="20"/>
        </w:rPr>
        <w:t xml:space="preserve">Self-reloading Basketball Launcher </w:t>
      </w:r>
      <w:r w:rsidRPr="00A5682B">
        <w:rPr>
          <w:rStyle w:val="Strong1"/>
          <w:rFonts w:ascii="Palatino Linotype" w:eastAsia="Palatino Linotype" w:hAnsi="Palatino Linotype" w:cs="Palatino Linotype"/>
          <w:b/>
          <w:bCs/>
          <w:color w:val="4A4A4A"/>
          <w:sz w:val="20"/>
          <w:szCs w:val="20"/>
        </w:rPr>
        <w:tab/>
        <w:t xml:space="preserve">Project Leader </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Auburn University</w:t>
      </w:r>
      <w:r w:rsidRPr="00A5682B">
        <w:rPr>
          <w:rStyle w:val="Strong1"/>
          <w:rFonts w:ascii="Palatino Linotype" w:eastAsia="Palatino Linotype" w:hAnsi="Palatino Linotype" w:cs="Palatino Linotype"/>
          <w:b/>
          <w:bCs/>
          <w:color w:val="4A4A4A"/>
          <w:sz w:val="20"/>
          <w:szCs w:val="20"/>
        </w:rPr>
        <w:tab/>
      </w:r>
      <w:r w:rsidRPr="00A5682B">
        <w:rPr>
          <w:rStyle w:val="Strong1"/>
          <w:rFonts w:ascii="Palatino Linotype" w:eastAsia="Palatino Linotype" w:hAnsi="Palatino Linotype" w:cs="Palatino Linotype"/>
          <w:b/>
          <w:bCs/>
          <w:color w:val="4A4A4A"/>
          <w:sz w:val="20"/>
          <w:szCs w:val="20"/>
        </w:rPr>
        <w:tab/>
        <w:t xml:space="preserve"> </w:t>
      </w:r>
      <w:r>
        <w:rPr>
          <w:rStyle w:val="Strong1"/>
          <w:rFonts w:ascii="Palatino Linotype" w:eastAsia="Palatino Linotype" w:hAnsi="Palatino Linotype" w:cs="Palatino Linotype"/>
          <w:b/>
          <w:bCs/>
          <w:color w:val="4A4A4A"/>
          <w:sz w:val="20"/>
          <w:szCs w:val="20"/>
        </w:rPr>
        <w:t xml:space="preserve">        </w:t>
      </w:r>
      <w:r w:rsidRPr="00A5682B">
        <w:rPr>
          <w:rStyle w:val="Strong1"/>
          <w:rFonts w:ascii="Palatino Linotype" w:eastAsia="Palatino Linotype" w:hAnsi="Palatino Linotype" w:cs="Palatino Linotype"/>
          <w:b/>
          <w:bCs/>
          <w:color w:val="4A4A4A"/>
          <w:sz w:val="20"/>
          <w:szCs w:val="20"/>
        </w:rPr>
        <w:t>2020.01-2020.05</w:t>
      </w:r>
    </w:p>
    <w:p w14:paraId="5D3DC9C1" w14:textId="06590FC2" w:rsidR="009C16C0" w:rsidRPr="00A5682B" w:rsidRDefault="00A5682B" w:rsidP="00A5682B">
      <w:pPr>
        <w:pStyle w:val="p"/>
        <w:spacing w:line="260" w:lineRule="atLeast"/>
        <w:rPr>
          <w:rStyle w:val="divdocumentdivsectiontitle"/>
          <w:rFonts w:ascii="Palatino Linotype" w:eastAsia="Palatino Linotype" w:hAnsi="Palatino Linotype" w:cs="Palatino Linotype"/>
          <w:sz w:val="20"/>
          <w:szCs w:val="20"/>
        </w:rPr>
      </w:pPr>
      <w:r w:rsidRPr="00A5682B">
        <w:rPr>
          <w:rStyle w:val="Strong1"/>
          <w:rFonts w:ascii="Palatino Linotype" w:eastAsia="Palatino Linotype" w:hAnsi="Palatino Linotype" w:cs="Palatino Linotype"/>
          <w:color w:val="4A4A4A"/>
          <w:sz w:val="20"/>
          <w:szCs w:val="20"/>
        </w:rPr>
        <w:t>Based on the rules of international competition, SolidWorks was used to draw the entire model. Through motion analysis, the launcher was verified that the device could perform the expected function.</w:t>
      </w:r>
    </w:p>
    <w:p w14:paraId="5D3DC9C2" w14:textId="77777777" w:rsidR="009C16C0" w:rsidRDefault="006361C3">
      <w:pPr>
        <w:pStyle w:val="divdocumentheading"/>
        <w:pBdr>
          <w:bottom w:val="none" w:sz="0" w:space="0" w:color="auto"/>
        </w:pBdr>
        <w:tabs>
          <w:tab w:val="center" w:pos="10506"/>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Practical Project Experience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divparagraphTable"/>
        <w:tblW w:w="0" w:type="auto"/>
        <w:tblCellSpacing w:w="0" w:type="dxa"/>
        <w:tblLayout w:type="fixed"/>
        <w:tblCellMar>
          <w:left w:w="0" w:type="dxa"/>
          <w:right w:w="0" w:type="dxa"/>
        </w:tblCellMar>
        <w:tblLook w:val="04A0" w:firstRow="1" w:lastRow="0" w:firstColumn="1" w:lastColumn="0" w:noHBand="0" w:noVBand="1"/>
      </w:tblPr>
      <w:tblGrid>
        <w:gridCol w:w="3880"/>
        <w:gridCol w:w="6626"/>
      </w:tblGrid>
      <w:tr w:rsidR="009C16C0" w14:paraId="5D3DC9CA" w14:textId="77777777">
        <w:trPr>
          <w:tblCellSpacing w:w="0" w:type="dxa"/>
        </w:trPr>
        <w:tc>
          <w:tcPr>
            <w:tcW w:w="3880" w:type="dxa"/>
            <w:tcMar>
              <w:top w:w="240" w:type="dxa"/>
              <w:left w:w="0" w:type="dxa"/>
              <w:bottom w:w="0" w:type="dxa"/>
              <w:right w:w="0" w:type="dxa"/>
            </w:tcMar>
          </w:tcPr>
          <w:p w14:paraId="5D3DC9C3" w14:textId="77777777" w:rsidR="009C16C0" w:rsidRDefault="006361C3">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China Mobile Communications Group, Hebei </w:t>
            </w:r>
            <w:proofErr w:type="spellStart"/>
            <w:proofErr w:type="gramStart"/>
            <w:r>
              <w:rPr>
                <w:rStyle w:val="span"/>
                <w:rFonts w:ascii="Palatino Linotype" w:eastAsia="Palatino Linotype" w:hAnsi="Palatino Linotype" w:cs="Palatino Linotype"/>
                <w:color w:val="4A4A4A"/>
                <w:sz w:val="20"/>
                <w:szCs w:val="20"/>
              </w:rPr>
              <w:t>Co.,Ltd</w:t>
            </w:r>
            <w:proofErr w:type="spellEnd"/>
            <w:proofErr w:type="gramEnd"/>
          </w:p>
          <w:p w14:paraId="5D3DC9C4" w14:textId="77777777" w:rsidR="009C16C0" w:rsidRDefault="006361C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 xml:space="preserve">Project Manager Assistant </w:t>
            </w:r>
          </w:p>
          <w:p w14:paraId="5D3DC9C5" w14:textId="5F1559FA" w:rsidR="009C16C0" w:rsidRDefault="006361C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lastRenderedPageBreak/>
              <w:t>09/2021</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xml:space="preserve">– </w:t>
            </w:r>
            <w:r w:rsidR="00F342CF">
              <w:rPr>
                <w:rStyle w:val="span"/>
                <w:rFonts w:ascii="Palatino Linotype" w:eastAsia="Palatino Linotype" w:hAnsi="Palatino Linotype" w:cs="Palatino Linotype"/>
                <w:i/>
                <w:iCs/>
                <w:color w:val="4A4A4A"/>
                <w:sz w:val="20"/>
                <w:szCs w:val="20"/>
              </w:rPr>
              <w:t>02/2022</w:t>
            </w:r>
            <w:ins w:id="0" w:author="羽 王" w:date="2022-09-02T15:06:00Z">
              <w:r w:rsidR="00F342CF">
                <w:rPr>
                  <w:rStyle w:val="span"/>
                  <w:rFonts w:ascii="Palatino Linotype" w:eastAsia="Palatino Linotype" w:hAnsi="Palatino Linotype" w:cs="Palatino Linotype"/>
                  <w:i/>
                  <w:iCs/>
                  <w:color w:val="4A4A4A"/>
                  <w:sz w:val="20"/>
                  <w:szCs w:val="20"/>
                </w:rPr>
                <w:t xml:space="preserve"> </w:t>
              </w:r>
            </w:ins>
          </w:p>
        </w:tc>
        <w:tc>
          <w:tcPr>
            <w:tcW w:w="6626" w:type="dxa"/>
            <w:tcMar>
              <w:top w:w="240" w:type="dxa"/>
              <w:left w:w="0" w:type="dxa"/>
              <w:bottom w:w="0" w:type="dxa"/>
              <w:right w:w="0" w:type="dxa"/>
            </w:tcMar>
          </w:tcPr>
          <w:p w14:paraId="5D3DC9C6" w14:textId="77777777" w:rsidR="009C16C0" w:rsidRDefault="006361C3">
            <w:pPr>
              <w:pStyle w:val="divdocumentparlrColmnsinglecolumnulli"/>
              <w:numPr>
                <w:ilvl w:val="0"/>
                <w:numId w:val="1"/>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 xml:space="preserve">Assisted Project Manager in overseeing an integrated business network equipment </w:t>
            </w:r>
            <w:proofErr w:type="gramStart"/>
            <w:r>
              <w:rPr>
                <w:rStyle w:val="span"/>
                <w:rFonts w:ascii="Palatino Linotype" w:eastAsia="Palatino Linotype" w:hAnsi="Palatino Linotype" w:cs="Palatino Linotype"/>
                <w:color w:val="4A4A4A"/>
                <w:sz w:val="20"/>
                <w:szCs w:val="20"/>
              </w:rPr>
              <w:t>project;</w:t>
            </w:r>
            <w:proofErr w:type="gramEnd"/>
          </w:p>
          <w:p w14:paraId="5D3DC9C7" w14:textId="77777777" w:rsidR="009C16C0" w:rsidRDefault="006361C3">
            <w:pPr>
              <w:pStyle w:val="divdocumentparlrColmnsinglecolumnulli"/>
              <w:numPr>
                <w:ilvl w:val="0"/>
                <w:numId w:val="1"/>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 xml:space="preserve">Liaised with different departments and suppliers to ensure materials supply and </w:t>
            </w:r>
            <w:proofErr w:type="gramStart"/>
            <w:r>
              <w:rPr>
                <w:rStyle w:val="span"/>
                <w:rFonts w:ascii="Palatino Linotype" w:eastAsia="Palatino Linotype" w:hAnsi="Palatino Linotype" w:cs="Palatino Linotype"/>
                <w:color w:val="4A4A4A"/>
                <w:sz w:val="20"/>
                <w:szCs w:val="20"/>
              </w:rPr>
              <w:t>dispatch;</w:t>
            </w:r>
            <w:proofErr w:type="gramEnd"/>
          </w:p>
          <w:p w14:paraId="5D3DC9C8" w14:textId="77777777" w:rsidR="009C16C0" w:rsidRDefault="006361C3">
            <w:pPr>
              <w:pStyle w:val="divdocumentparlrColmnsinglecolumnulli"/>
              <w:numPr>
                <w:ilvl w:val="0"/>
                <w:numId w:val="1"/>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Supported lifecycle project delivery, from initial concept planning to timely, cost-efficient </w:t>
            </w:r>
            <w:proofErr w:type="gramStart"/>
            <w:r>
              <w:rPr>
                <w:rStyle w:val="span"/>
                <w:rFonts w:ascii="Palatino Linotype" w:eastAsia="Palatino Linotype" w:hAnsi="Palatino Linotype" w:cs="Palatino Linotype"/>
                <w:color w:val="4A4A4A"/>
                <w:sz w:val="20"/>
                <w:szCs w:val="20"/>
              </w:rPr>
              <w:t>completion;</w:t>
            </w:r>
            <w:proofErr w:type="gramEnd"/>
          </w:p>
          <w:p w14:paraId="5D3DC9C9" w14:textId="77777777" w:rsidR="009C16C0" w:rsidRDefault="006361C3">
            <w:pPr>
              <w:pStyle w:val="divdocumentparlrColmnsinglecolumnulli"/>
              <w:numPr>
                <w:ilvl w:val="0"/>
                <w:numId w:val="1"/>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Provided administrative support to Project Manager, involving in the whole project process which includes evaluation of engineering technical tendering, project assessment, construction arrangement, final acceptance, project budget and final account.</w:t>
            </w:r>
          </w:p>
        </w:tc>
      </w:tr>
      <w:tr w:rsidR="009C16C0" w14:paraId="5D3DC9D2" w14:textId="77777777">
        <w:trPr>
          <w:tblCellSpacing w:w="0" w:type="dxa"/>
        </w:trPr>
        <w:tc>
          <w:tcPr>
            <w:tcW w:w="3880" w:type="dxa"/>
            <w:tcMar>
              <w:top w:w="200" w:type="dxa"/>
              <w:left w:w="0" w:type="dxa"/>
              <w:bottom w:w="0" w:type="dxa"/>
              <w:right w:w="0" w:type="dxa"/>
            </w:tcMar>
          </w:tcPr>
          <w:p w14:paraId="5D3DC9CB" w14:textId="77777777" w:rsidR="009C16C0" w:rsidRDefault="006361C3">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China Mobile Communications Group Hebei Co., LTD</w:t>
            </w:r>
          </w:p>
          <w:p w14:paraId="5D3DC9CC" w14:textId="77777777" w:rsidR="009C16C0" w:rsidRDefault="006361C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 xml:space="preserve">Project Manager Assistant </w:t>
            </w:r>
          </w:p>
          <w:p w14:paraId="5D3DC9CD" w14:textId="77777777" w:rsidR="009C16C0" w:rsidRDefault="006361C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06/2019</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- 08/2020</w:t>
            </w:r>
          </w:p>
        </w:tc>
        <w:tc>
          <w:tcPr>
            <w:tcW w:w="6626" w:type="dxa"/>
            <w:tcMar>
              <w:top w:w="200" w:type="dxa"/>
              <w:left w:w="0" w:type="dxa"/>
              <w:bottom w:w="0" w:type="dxa"/>
              <w:right w:w="0" w:type="dxa"/>
            </w:tcMar>
          </w:tcPr>
          <w:p w14:paraId="5D3DC9CE" w14:textId="77777777" w:rsidR="009C16C0" w:rsidRDefault="006361C3">
            <w:pPr>
              <w:pStyle w:val="divdocumentparlrColmnsinglecolumnulli"/>
              <w:numPr>
                <w:ilvl w:val="0"/>
                <w:numId w:val="2"/>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Involved in the relocation project of Handan Wu 'an Tourism special </w:t>
            </w:r>
            <w:proofErr w:type="gramStart"/>
            <w:r>
              <w:rPr>
                <w:rStyle w:val="span"/>
                <w:rFonts w:ascii="Palatino Linotype" w:eastAsia="Palatino Linotype" w:hAnsi="Palatino Linotype" w:cs="Palatino Linotype"/>
                <w:color w:val="4A4A4A"/>
                <w:sz w:val="20"/>
                <w:szCs w:val="20"/>
              </w:rPr>
              <w:t>line;.</w:t>
            </w:r>
            <w:proofErr w:type="gramEnd"/>
          </w:p>
          <w:p w14:paraId="5D3DC9CF" w14:textId="77777777" w:rsidR="009C16C0" w:rsidRDefault="006361C3">
            <w:pPr>
              <w:pStyle w:val="divdocumentparlrColmnsinglecolumnulli"/>
              <w:numPr>
                <w:ilvl w:val="0"/>
                <w:numId w:val="2"/>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Assisted Project Manager in preparing and organizing documentations relating to the </w:t>
            </w:r>
            <w:proofErr w:type="gramStart"/>
            <w:r>
              <w:rPr>
                <w:rStyle w:val="span"/>
                <w:rFonts w:ascii="Palatino Linotype" w:eastAsia="Palatino Linotype" w:hAnsi="Palatino Linotype" w:cs="Palatino Linotype"/>
                <w:color w:val="4A4A4A"/>
                <w:sz w:val="20"/>
                <w:szCs w:val="20"/>
              </w:rPr>
              <w:t>project;</w:t>
            </w:r>
            <w:proofErr w:type="gramEnd"/>
          </w:p>
          <w:p w14:paraId="5D3DC9D0" w14:textId="77777777" w:rsidR="009C16C0" w:rsidRDefault="006361C3">
            <w:pPr>
              <w:pStyle w:val="divdocumentparlrColmnsinglecolumnulli"/>
              <w:numPr>
                <w:ilvl w:val="0"/>
                <w:numId w:val="2"/>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Reached out to project stakeholders such as contractors and suppliers to resolve problems and obtain necessary </w:t>
            </w:r>
            <w:proofErr w:type="gramStart"/>
            <w:r>
              <w:rPr>
                <w:rStyle w:val="span"/>
                <w:rFonts w:ascii="Palatino Linotype" w:eastAsia="Palatino Linotype" w:hAnsi="Palatino Linotype" w:cs="Palatino Linotype"/>
                <w:color w:val="4A4A4A"/>
                <w:sz w:val="20"/>
                <w:szCs w:val="20"/>
              </w:rPr>
              <w:t>information;</w:t>
            </w:r>
            <w:proofErr w:type="gramEnd"/>
          </w:p>
          <w:p w14:paraId="5D3DC9D1" w14:textId="77777777" w:rsidR="009C16C0" w:rsidRDefault="006361C3">
            <w:pPr>
              <w:pStyle w:val="divdocumentparlrColmnsinglecolumnulli"/>
              <w:numPr>
                <w:ilvl w:val="0"/>
                <w:numId w:val="2"/>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Kept track of project schedule and provided support to ensure success delivery of the project. </w:t>
            </w:r>
          </w:p>
        </w:tc>
      </w:tr>
      <w:tr w:rsidR="009C16C0" w14:paraId="5D3DC9D8" w14:textId="77777777">
        <w:trPr>
          <w:tblCellSpacing w:w="0" w:type="dxa"/>
        </w:trPr>
        <w:tc>
          <w:tcPr>
            <w:tcW w:w="3880" w:type="dxa"/>
            <w:tcMar>
              <w:top w:w="200" w:type="dxa"/>
              <w:left w:w="0" w:type="dxa"/>
              <w:bottom w:w="0" w:type="dxa"/>
              <w:right w:w="0" w:type="dxa"/>
            </w:tcMar>
          </w:tcPr>
          <w:p w14:paraId="5D3DC9D3" w14:textId="77777777" w:rsidR="009C16C0" w:rsidRDefault="006361C3">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Handan </w:t>
            </w:r>
            <w:proofErr w:type="spellStart"/>
            <w:r>
              <w:rPr>
                <w:rStyle w:val="span"/>
                <w:rFonts w:ascii="Palatino Linotype" w:eastAsia="Palatino Linotype" w:hAnsi="Palatino Linotype" w:cs="Palatino Linotype"/>
                <w:color w:val="4A4A4A"/>
                <w:sz w:val="20"/>
                <w:szCs w:val="20"/>
              </w:rPr>
              <w:t>Huilong</w:t>
            </w:r>
            <w:proofErr w:type="spellEnd"/>
            <w:r>
              <w:rPr>
                <w:rStyle w:val="span"/>
                <w:rFonts w:ascii="Palatino Linotype" w:eastAsia="Palatino Linotype" w:hAnsi="Palatino Linotype" w:cs="Palatino Linotype"/>
                <w:color w:val="4A4A4A"/>
                <w:sz w:val="20"/>
                <w:szCs w:val="20"/>
              </w:rPr>
              <w:t xml:space="preserve"> Electric Power Design and Research Co., LTD</w:t>
            </w:r>
          </w:p>
          <w:p w14:paraId="5D3DC9D4" w14:textId="77777777" w:rsidR="009C16C0" w:rsidRDefault="006361C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Assistant Electrical Design Engineer</w:t>
            </w:r>
          </w:p>
          <w:p w14:paraId="5D3DC9D5" w14:textId="77777777" w:rsidR="009C16C0" w:rsidRDefault="006361C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06/2016</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- 08/2016</w:t>
            </w:r>
          </w:p>
        </w:tc>
        <w:tc>
          <w:tcPr>
            <w:tcW w:w="6626" w:type="dxa"/>
            <w:tcMar>
              <w:top w:w="200" w:type="dxa"/>
              <w:left w:w="0" w:type="dxa"/>
              <w:bottom w:w="0" w:type="dxa"/>
              <w:right w:w="0" w:type="dxa"/>
            </w:tcMar>
          </w:tcPr>
          <w:p w14:paraId="5D3DC9D6" w14:textId="77777777" w:rsidR="009C16C0" w:rsidRDefault="006361C3">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Assisted Design Engineer in designing distribution networks and budgeting through CAD software and relevant budget software.</w:t>
            </w:r>
          </w:p>
          <w:p w14:paraId="5D3DC9D7" w14:textId="77777777" w:rsidR="009C16C0" w:rsidRDefault="006361C3">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Participated in the review and update operational procedures and technical standards.</w:t>
            </w:r>
          </w:p>
        </w:tc>
      </w:tr>
    </w:tbl>
    <w:p w14:paraId="5D3DC9D9" w14:textId="77777777" w:rsidR="009C16C0" w:rsidRDefault="006361C3">
      <w:pPr>
        <w:pStyle w:val="divdocumentheading"/>
        <w:pBdr>
          <w:bottom w:val="none" w:sz="0" w:space="0" w:color="auto"/>
        </w:pBdr>
        <w:tabs>
          <w:tab w:val="center" w:pos="10506"/>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Internship Experience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divparagraphTable"/>
        <w:tblW w:w="0" w:type="auto"/>
        <w:tblCellSpacing w:w="0" w:type="dxa"/>
        <w:tblLayout w:type="fixed"/>
        <w:tblCellMar>
          <w:left w:w="0" w:type="dxa"/>
          <w:right w:w="0" w:type="dxa"/>
        </w:tblCellMar>
        <w:tblLook w:val="04A0" w:firstRow="1" w:lastRow="0" w:firstColumn="1" w:lastColumn="0" w:noHBand="0" w:noVBand="1"/>
      </w:tblPr>
      <w:tblGrid>
        <w:gridCol w:w="3880"/>
        <w:gridCol w:w="6626"/>
      </w:tblGrid>
      <w:tr w:rsidR="00D802CF" w14:paraId="5D3DC9E5" w14:textId="77777777">
        <w:trPr>
          <w:tblCellSpacing w:w="0" w:type="dxa"/>
        </w:trPr>
        <w:tc>
          <w:tcPr>
            <w:tcW w:w="3880" w:type="dxa"/>
            <w:tcMar>
              <w:top w:w="200" w:type="dxa"/>
              <w:left w:w="0" w:type="dxa"/>
              <w:bottom w:w="0" w:type="dxa"/>
              <w:right w:w="0" w:type="dxa"/>
            </w:tcMar>
          </w:tcPr>
          <w:p w14:paraId="5D3DC9E0" w14:textId="77777777" w:rsidR="00D802CF" w:rsidRDefault="00D802CF" w:rsidP="00D802CF">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Auburn Global</w:t>
            </w:r>
          </w:p>
          <w:p w14:paraId="5D3DC9E1" w14:textId="77777777" w:rsidR="00D802CF" w:rsidRDefault="00D802CF" w:rsidP="00D802CF">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Campus Ambassador</w:t>
            </w:r>
          </w:p>
          <w:p w14:paraId="5D3DC9E2" w14:textId="77777777" w:rsidR="00D802CF" w:rsidRDefault="00D802CF" w:rsidP="00D802CF">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01/2019</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- 03/2020</w:t>
            </w:r>
          </w:p>
        </w:tc>
        <w:tc>
          <w:tcPr>
            <w:tcW w:w="6626" w:type="dxa"/>
            <w:tcMar>
              <w:top w:w="200" w:type="dxa"/>
              <w:left w:w="0" w:type="dxa"/>
              <w:bottom w:w="0" w:type="dxa"/>
              <w:right w:w="0" w:type="dxa"/>
            </w:tcMar>
          </w:tcPr>
          <w:p w14:paraId="6965E80B" w14:textId="77777777" w:rsidR="00D802CF" w:rsidRPr="001C08E5" w:rsidRDefault="00D802CF" w:rsidP="00D802CF">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sidRPr="001C08E5">
              <w:rPr>
                <w:rStyle w:val="span"/>
                <w:rFonts w:ascii="Palatino Linotype" w:eastAsia="Palatino Linotype" w:hAnsi="Palatino Linotype" w:cs="Palatino Linotype"/>
                <w:color w:val="4A4A4A"/>
                <w:sz w:val="20"/>
                <w:szCs w:val="20"/>
              </w:rPr>
              <w:t xml:space="preserve">Responsible for receiving domestic parents and agency </w:t>
            </w:r>
            <w:proofErr w:type="gramStart"/>
            <w:r w:rsidRPr="001C08E5">
              <w:rPr>
                <w:rStyle w:val="span"/>
                <w:rFonts w:ascii="Palatino Linotype" w:eastAsia="Palatino Linotype" w:hAnsi="Palatino Linotype" w:cs="Palatino Linotype"/>
                <w:color w:val="4A4A4A"/>
                <w:sz w:val="20"/>
                <w:szCs w:val="20"/>
              </w:rPr>
              <w:t>staff;</w:t>
            </w:r>
            <w:proofErr w:type="gramEnd"/>
          </w:p>
          <w:p w14:paraId="0583E450" w14:textId="77777777" w:rsidR="00D802CF" w:rsidRPr="001C08E5" w:rsidRDefault="00D802CF" w:rsidP="00D802CF">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sidRPr="001C08E5">
              <w:rPr>
                <w:rStyle w:val="span"/>
                <w:rFonts w:ascii="Palatino Linotype" w:eastAsia="Palatino Linotype" w:hAnsi="Palatino Linotype" w:cs="Palatino Linotype"/>
                <w:color w:val="4A4A4A"/>
                <w:sz w:val="20"/>
                <w:szCs w:val="20"/>
              </w:rPr>
              <w:t>Delivered two campus live broadcasts which attracted 20,000 audience in total.</w:t>
            </w:r>
          </w:p>
          <w:p w14:paraId="5D3DC9E4" w14:textId="2FDA7D46" w:rsidR="00D802CF" w:rsidRDefault="00D802CF" w:rsidP="00D802CF">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sidRPr="001C08E5">
              <w:rPr>
                <w:rStyle w:val="span"/>
                <w:rFonts w:ascii="Palatino Linotype" w:eastAsia="Palatino Linotype" w:hAnsi="Palatino Linotype" w:cs="Palatino Linotype"/>
                <w:color w:val="4A4A4A"/>
                <w:sz w:val="20"/>
                <w:szCs w:val="20"/>
              </w:rPr>
              <w:t xml:space="preserve">Preparing and writing mechanical engineering-related articles to </w:t>
            </w:r>
            <w:proofErr w:type="gramStart"/>
            <w:r w:rsidRPr="001C08E5">
              <w:rPr>
                <w:rStyle w:val="span"/>
                <w:rFonts w:ascii="Palatino Linotype" w:eastAsia="Palatino Linotype" w:hAnsi="Palatino Linotype" w:cs="Palatino Linotype"/>
                <w:color w:val="4A4A4A"/>
                <w:sz w:val="20"/>
                <w:szCs w:val="20"/>
              </w:rPr>
              <w:t>accurately and completely introduce the credit requirements and academic standards of the major</w:t>
            </w:r>
            <w:proofErr w:type="gramEnd"/>
            <w:r w:rsidRPr="001C08E5">
              <w:rPr>
                <w:rStyle w:val="span"/>
                <w:rFonts w:ascii="Palatino Linotype" w:eastAsia="Palatino Linotype" w:hAnsi="Palatino Linotype" w:cs="Palatino Linotype"/>
                <w:color w:val="4A4A4A"/>
                <w:sz w:val="20"/>
                <w:szCs w:val="20"/>
              </w:rPr>
              <w:t xml:space="preserve"> to a wide variety of client groups during the tenure</w:t>
            </w:r>
          </w:p>
        </w:tc>
      </w:tr>
    </w:tbl>
    <w:p w14:paraId="5D3DC9E6" w14:textId="77777777" w:rsidR="009C16C0" w:rsidRDefault="006361C3">
      <w:pPr>
        <w:pStyle w:val="divdocumentheading"/>
        <w:tabs>
          <w:tab w:val="center" w:pos="10506"/>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Honors &amp; Awards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5D3DC9E7" w14:textId="01A8550B" w:rsidR="009C16C0" w:rsidRDefault="006361C3">
      <w:pPr>
        <w:pStyle w:val="divdocumentulli"/>
        <w:numPr>
          <w:ilvl w:val="0"/>
          <w:numId w:val="6"/>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Dean's List</w:t>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F342CF" w:rsidRPr="00127A68">
        <w:rPr>
          <w:rFonts w:ascii="Palatino Linotype" w:eastAsia="Palatino Linotype" w:hAnsi="Palatino Linotype" w:cs="Palatino Linotype" w:hint="eastAsia"/>
          <w:color w:val="4A4A4A"/>
          <w:sz w:val="20"/>
          <w:szCs w:val="20"/>
        </w:rPr>
        <w:t>Aubur</w:t>
      </w:r>
      <w:r w:rsidR="00F342CF">
        <w:rPr>
          <w:rFonts w:ascii="Palatino Linotype" w:eastAsia="Palatino Linotype" w:hAnsi="Palatino Linotype" w:cs="Palatino Linotype"/>
          <w:color w:val="4A4A4A"/>
          <w:sz w:val="20"/>
          <w:szCs w:val="20"/>
        </w:rPr>
        <w:t>n</w:t>
      </w:r>
      <w:r w:rsidR="00127A68">
        <w:rPr>
          <w:rFonts w:ascii="Palatino Linotype" w:eastAsia="Palatino Linotype" w:hAnsi="Palatino Linotype" w:cs="Palatino Linotype"/>
          <w:color w:val="4A4A4A"/>
          <w:sz w:val="20"/>
          <w:szCs w:val="20"/>
        </w:rPr>
        <w:t xml:space="preserve"> University</w:t>
      </w:r>
      <w:r w:rsidR="00572992">
        <w:rPr>
          <w:rFonts w:ascii="Palatino Linotype" w:eastAsia="Palatino Linotype" w:hAnsi="Palatino Linotype" w:cs="Palatino Linotype"/>
          <w:color w:val="4A4A4A"/>
          <w:sz w:val="20"/>
          <w:szCs w:val="20"/>
        </w:rPr>
        <w:tab/>
      </w:r>
      <w:r w:rsidR="00572992">
        <w:rPr>
          <w:rFonts w:ascii="Palatino Linotype" w:eastAsia="Palatino Linotype" w:hAnsi="Palatino Linotype" w:cs="Palatino Linotype"/>
          <w:color w:val="4A4A4A"/>
          <w:sz w:val="20"/>
          <w:szCs w:val="20"/>
        </w:rPr>
        <w:tab/>
      </w:r>
      <w:proofErr w:type="gramStart"/>
      <w:r w:rsidR="00572992">
        <w:rPr>
          <w:rFonts w:ascii="Palatino Linotype" w:eastAsia="Palatino Linotype" w:hAnsi="Palatino Linotype" w:cs="Palatino Linotype"/>
          <w:color w:val="4A4A4A"/>
          <w:sz w:val="20"/>
          <w:szCs w:val="20"/>
        </w:rPr>
        <w:tab/>
        <w:t xml:space="preserve">  </w:t>
      </w:r>
      <w:r>
        <w:rPr>
          <w:rStyle w:val="em"/>
          <w:rFonts w:ascii="Palatino Linotype" w:eastAsia="Palatino Linotype" w:hAnsi="Palatino Linotype" w:cs="Palatino Linotype"/>
          <w:i/>
          <w:iCs/>
          <w:color w:val="4A4A4A"/>
          <w:sz w:val="20"/>
          <w:szCs w:val="20"/>
        </w:rPr>
        <w:t>Spring</w:t>
      </w:r>
      <w:proofErr w:type="gramEnd"/>
      <w:r>
        <w:rPr>
          <w:rStyle w:val="em"/>
          <w:rFonts w:ascii="Palatino Linotype" w:eastAsia="Palatino Linotype" w:hAnsi="Palatino Linotype" w:cs="Palatino Linotype"/>
          <w:i/>
          <w:iCs/>
          <w:color w:val="4A4A4A"/>
          <w:sz w:val="20"/>
          <w:szCs w:val="20"/>
        </w:rPr>
        <w:t xml:space="preserve"> 2021</w:t>
      </w:r>
    </w:p>
    <w:p w14:paraId="5D3DC9E8" w14:textId="0A8D8EEC" w:rsidR="009C16C0" w:rsidRDefault="006361C3">
      <w:pPr>
        <w:pStyle w:val="divdocumentulli"/>
        <w:numPr>
          <w:ilvl w:val="0"/>
          <w:numId w:val="6"/>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Outstanding International Student Award Nomination</w:t>
      </w:r>
      <w:r w:rsidR="0035217A">
        <w:rPr>
          <w:rFonts w:ascii="Palatino Linotype" w:eastAsia="Palatino Linotype" w:hAnsi="Palatino Linotype" w:cs="Palatino Linotype"/>
          <w:color w:val="4A4A4A"/>
          <w:sz w:val="20"/>
          <w:szCs w:val="20"/>
        </w:rPr>
        <w:tab/>
        <w:t>A</w:t>
      </w:r>
      <w:r w:rsidR="00572992" w:rsidRPr="00127A68">
        <w:rPr>
          <w:rFonts w:ascii="Palatino Linotype" w:eastAsia="Palatino Linotype" w:hAnsi="Palatino Linotype" w:cs="Palatino Linotype" w:hint="eastAsia"/>
          <w:color w:val="4A4A4A"/>
          <w:sz w:val="20"/>
          <w:szCs w:val="20"/>
        </w:rPr>
        <w:t>ubur</w:t>
      </w:r>
      <w:r w:rsidR="00572992">
        <w:rPr>
          <w:rFonts w:ascii="Palatino Linotype" w:eastAsia="Palatino Linotype" w:hAnsi="Palatino Linotype" w:cs="Palatino Linotype"/>
          <w:color w:val="4A4A4A"/>
          <w:sz w:val="20"/>
          <w:szCs w:val="20"/>
        </w:rPr>
        <w:t>n University</w:t>
      </w:r>
      <w:r>
        <w:rPr>
          <w:rFonts w:ascii="Palatino Linotype" w:eastAsia="Palatino Linotype" w:hAnsi="Palatino Linotype" w:cs="Palatino Linotype"/>
          <w:color w:val="4A4A4A"/>
          <w:sz w:val="20"/>
          <w:szCs w:val="20"/>
        </w:rPr>
        <w:t xml:space="preserve">                                        </w:t>
      </w:r>
      <w:r w:rsidR="00572992">
        <w:rPr>
          <w:rFonts w:ascii="Palatino Linotype" w:eastAsia="Palatino Linotype" w:hAnsi="Palatino Linotype" w:cs="Palatino Linotype"/>
          <w:color w:val="4A4A4A"/>
          <w:sz w:val="20"/>
          <w:szCs w:val="20"/>
        </w:rPr>
        <w:t xml:space="preserve"> </w:t>
      </w:r>
      <w:r>
        <w:rPr>
          <w:rFonts w:ascii="Palatino Linotype" w:eastAsia="Palatino Linotype" w:hAnsi="Palatino Linotype" w:cs="Palatino Linotype"/>
          <w:color w:val="4A4A4A"/>
          <w:sz w:val="20"/>
          <w:szCs w:val="20"/>
        </w:rPr>
        <w:t xml:space="preserve">  </w:t>
      </w:r>
      <w:r w:rsidR="00572992">
        <w:rPr>
          <w:rFonts w:ascii="Palatino Linotype" w:eastAsia="Palatino Linotype" w:hAnsi="Palatino Linotype" w:cs="Palatino Linotype"/>
          <w:color w:val="4A4A4A"/>
          <w:sz w:val="20"/>
          <w:szCs w:val="20"/>
        </w:rPr>
        <w:t xml:space="preserve">  </w:t>
      </w:r>
      <w:r>
        <w:rPr>
          <w:rStyle w:val="em"/>
          <w:rFonts w:ascii="Palatino Linotype" w:eastAsia="Palatino Linotype" w:hAnsi="Palatino Linotype" w:cs="Palatino Linotype"/>
          <w:i/>
          <w:iCs/>
          <w:color w:val="4A4A4A"/>
          <w:sz w:val="20"/>
          <w:szCs w:val="20"/>
        </w:rPr>
        <w:t>Fall 2020</w:t>
      </w:r>
    </w:p>
    <w:p w14:paraId="5D3DC9E9" w14:textId="2CD1E33B" w:rsidR="009C16C0" w:rsidRDefault="006361C3">
      <w:pPr>
        <w:pStyle w:val="divdocumentulli"/>
        <w:numPr>
          <w:ilvl w:val="0"/>
          <w:numId w:val="6"/>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Dean's List</w:t>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572992" w:rsidRPr="00127A68">
        <w:rPr>
          <w:rFonts w:ascii="Palatino Linotype" w:eastAsia="Palatino Linotype" w:hAnsi="Palatino Linotype" w:cs="Palatino Linotype" w:hint="eastAsia"/>
          <w:color w:val="4A4A4A"/>
          <w:sz w:val="20"/>
          <w:szCs w:val="20"/>
        </w:rPr>
        <w:t>Aubur</w:t>
      </w:r>
      <w:r w:rsidR="00572992">
        <w:rPr>
          <w:rFonts w:ascii="Palatino Linotype" w:eastAsia="Palatino Linotype" w:hAnsi="Palatino Linotype" w:cs="Palatino Linotype"/>
          <w:color w:val="4A4A4A"/>
          <w:sz w:val="20"/>
          <w:szCs w:val="20"/>
        </w:rPr>
        <w:t>n University</w:t>
      </w:r>
      <w:r>
        <w:rPr>
          <w:rFonts w:ascii="Palatino Linotype" w:eastAsia="Palatino Linotype" w:hAnsi="Palatino Linotype" w:cs="Palatino Linotype"/>
          <w:color w:val="4A4A4A"/>
          <w:sz w:val="20"/>
          <w:szCs w:val="20"/>
        </w:rPr>
        <w:t xml:space="preserve">                           </w:t>
      </w:r>
      <w:r w:rsidR="00572992">
        <w:rPr>
          <w:rFonts w:ascii="Palatino Linotype" w:eastAsia="Palatino Linotype" w:hAnsi="Palatino Linotype" w:cs="Palatino Linotype"/>
          <w:color w:val="4A4A4A"/>
          <w:sz w:val="20"/>
          <w:szCs w:val="20"/>
        </w:rPr>
        <w:t xml:space="preserve">             </w:t>
      </w:r>
      <w:r>
        <w:rPr>
          <w:rStyle w:val="em"/>
          <w:rFonts w:ascii="Palatino Linotype" w:eastAsia="Palatino Linotype" w:hAnsi="Palatino Linotype" w:cs="Palatino Linotype"/>
          <w:i/>
          <w:iCs/>
          <w:color w:val="4A4A4A"/>
          <w:sz w:val="20"/>
          <w:szCs w:val="20"/>
        </w:rPr>
        <w:t>Spring 2020</w:t>
      </w:r>
    </w:p>
    <w:p w14:paraId="5D3DC9EA" w14:textId="6E656443" w:rsidR="009C16C0" w:rsidRDefault="006361C3">
      <w:pPr>
        <w:pStyle w:val="divdocumentulli"/>
        <w:numPr>
          <w:ilvl w:val="0"/>
          <w:numId w:val="6"/>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Dean's List</w:t>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35217A">
        <w:rPr>
          <w:rFonts w:ascii="Palatino Linotype" w:eastAsia="Palatino Linotype" w:hAnsi="Palatino Linotype" w:cs="Palatino Linotype"/>
          <w:color w:val="4A4A4A"/>
          <w:sz w:val="20"/>
          <w:szCs w:val="20"/>
        </w:rPr>
        <w:tab/>
      </w:r>
      <w:r w:rsidR="00572992" w:rsidRPr="00127A68">
        <w:rPr>
          <w:rFonts w:ascii="Palatino Linotype" w:eastAsia="Palatino Linotype" w:hAnsi="Palatino Linotype" w:cs="Palatino Linotype" w:hint="eastAsia"/>
          <w:color w:val="4A4A4A"/>
          <w:sz w:val="20"/>
          <w:szCs w:val="20"/>
        </w:rPr>
        <w:t>Aubur</w:t>
      </w:r>
      <w:r w:rsidR="00572992">
        <w:rPr>
          <w:rFonts w:ascii="Palatino Linotype" w:eastAsia="Palatino Linotype" w:hAnsi="Palatino Linotype" w:cs="Palatino Linotype"/>
          <w:color w:val="4A4A4A"/>
          <w:sz w:val="20"/>
          <w:szCs w:val="20"/>
        </w:rPr>
        <w:t>n University</w:t>
      </w:r>
      <w:r>
        <w:rPr>
          <w:rFonts w:ascii="Palatino Linotype" w:eastAsia="Palatino Linotype" w:hAnsi="Palatino Linotype" w:cs="Palatino Linotype"/>
          <w:color w:val="4A4A4A"/>
          <w:sz w:val="20"/>
          <w:szCs w:val="20"/>
        </w:rPr>
        <w:t xml:space="preserve">                     </w:t>
      </w:r>
      <w:r w:rsidR="00572992">
        <w:rPr>
          <w:rFonts w:ascii="Palatino Linotype" w:eastAsia="Palatino Linotype" w:hAnsi="Palatino Linotype" w:cs="Palatino Linotype"/>
          <w:color w:val="4A4A4A"/>
          <w:sz w:val="20"/>
          <w:szCs w:val="20"/>
        </w:rPr>
        <w:t xml:space="preserve">                  </w:t>
      </w:r>
      <w:r>
        <w:rPr>
          <w:rFonts w:ascii="Palatino Linotype" w:eastAsia="Palatino Linotype" w:hAnsi="Palatino Linotype" w:cs="Palatino Linotype"/>
          <w:color w:val="4A4A4A"/>
          <w:sz w:val="20"/>
          <w:szCs w:val="20"/>
        </w:rPr>
        <w:t xml:space="preserve"> </w:t>
      </w:r>
      <w:r>
        <w:rPr>
          <w:rStyle w:val="em"/>
          <w:rFonts w:ascii="Palatino Linotype" w:eastAsia="Palatino Linotype" w:hAnsi="Palatino Linotype" w:cs="Palatino Linotype"/>
          <w:i/>
          <w:iCs/>
          <w:color w:val="4A4A4A"/>
          <w:sz w:val="20"/>
          <w:szCs w:val="20"/>
        </w:rPr>
        <w:t>Spring 2019</w:t>
      </w:r>
    </w:p>
    <w:p w14:paraId="5D3DC9EB" w14:textId="77777777" w:rsidR="009C16C0" w:rsidRDefault="006361C3" w:rsidP="004437DA">
      <w:pPr>
        <w:pStyle w:val="divdocumentheading"/>
        <w:tabs>
          <w:tab w:val="center" w:pos="10506"/>
        </w:tabs>
        <w:spacing w:before="300" w:line="260" w:lineRule="atLeast"/>
        <w:rPr>
          <w:rFonts w:ascii="Palatino Linotype" w:eastAsia="Palatino Linotype" w:hAnsi="Palatino Linotype" w:cs="Palatino Linotype"/>
          <w:strike/>
          <w:color w:val="BCBFC3"/>
        </w:rPr>
      </w:pPr>
      <w:r>
        <w:rPr>
          <w:rStyle w:val="divdocumentdivsectiontitle"/>
          <w:rFonts w:ascii="Palatino Linotype" w:eastAsia="Palatino Linotype" w:hAnsi="Palatino Linotype" w:cs="Palatino Linotype"/>
        </w:rPr>
        <w:t xml:space="preserve">Core Skills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6CADD47D" w14:textId="77777777" w:rsidR="008C4A2A" w:rsidRPr="00CA6BE0" w:rsidRDefault="008C4A2A" w:rsidP="00CA6BE0">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proofErr w:type="spellStart"/>
      <w:r w:rsidRPr="00CA6BE0">
        <w:rPr>
          <w:rFonts w:ascii="Palatino Linotype" w:eastAsia="Palatino Linotype" w:hAnsi="Palatino Linotype" w:cs="Palatino Linotype"/>
          <w:color w:val="4A4A4A"/>
          <w:sz w:val="20"/>
          <w:szCs w:val="20"/>
        </w:rPr>
        <w:t>MATLAB</w:t>
      </w:r>
      <w:r w:rsidRPr="00CA6BE0">
        <w:rPr>
          <w:rFonts w:ascii="宋体" w:eastAsia="宋体" w:hAnsi="宋体" w:cs="宋体" w:hint="eastAsia"/>
          <w:color w:val="4A4A4A"/>
          <w:sz w:val="20"/>
          <w:szCs w:val="20"/>
        </w:rPr>
        <w:t>：</w:t>
      </w:r>
      <w:r w:rsidRPr="00CA6BE0">
        <w:rPr>
          <w:rFonts w:ascii="Palatino Linotype" w:eastAsia="Palatino Linotype" w:hAnsi="Palatino Linotype" w:cs="Palatino Linotype"/>
          <w:color w:val="4A4A4A"/>
          <w:sz w:val="20"/>
          <w:szCs w:val="20"/>
        </w:rPr>
        <w:t>Fluent</w:t>
      </w:r>
      <w:proofErr w:type="spellEnd"/>
      <w:r w:rsidRPr="00CA6BE0">
        <w:rPr>
          <w:rFonts w:ascii="Palatino Linotype" w:eastAsia="Palatino Linotype" w:hAnsi="Palatino Linotype" w:cs="Palatino Linotype"/>
          <w:color w:val="4A4A4A"/>
          <w:sz w:val="20"/>
          <w:szCs w:val="20"/>
        </w:rPr>
        <w:t xml:space="preserve"> in coding to solve repeating or complex situations during projects.</w:t>
      </w:r>
    </w:p>
    <w:p w14:paraId="63BDC288" w14:textId="77777777" w:rsidR="008C4A2A" w:rsidRPr="00CA6BE0" w:rsidRDefault="008C4A2A" w:rsidP="00CA6BE0">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proofErr w:type="spellStart"/>
      <w:r w:rsidRPr="00CA6BE0">
        <w:rPr>
          <w:rFonts w:ascii="Palatino Linotype" w:eastAsia="Palatino Linotype" w:hAnsi="Palatino Linotype" w:cs="Palatino Linotype"/>
          <w:color w:val="4A4A4A"/>
          <w:sz w:val="20"/>
          <w:szCs w:val="20"/>
        </w:rPr>
        <w:t>SolidWorks</w:t>
      </w:r>
      <w:r w:rsidRPr="00CA6BE0">
        <w:rPr>
          <w:rFonts w:ascii="宋体" w:eastAsia="宋体" w:hAnsi="宋体" w:cs="宋体" w:hint="eastAsia"/>
          <w:color w:val="4A4A4A"/>
          <w:sz w:val="20"/>
          <w:szCs w:val="20"/>
        </w:rPr>
        <w:t>：</w:t>
      </w:r>
      <w:r w:rsidRPr="00CA6BE0">
        <w:rPr>
          <w:rFonts w:ascii="Palatino Linotype" w:eastAsia="Palatino Linotype" w:hAnsi="Palatino Linotype" w:cs="Palatino Linotype"/>
          <w:color w:val="4A4A4A"/>
          <w:sz w:val="20"/>
          <w:szCs w:val="20"/>
        </w:rPr>
        <w:t>Proficient</w:t>
      </w:r>
      <w:proofErr w:type="spellEnd"/>
      <w:r w:rsidRPr="00CA6BE0">
        <w:rPr>
          <w:rFonts w:ascii="Palatino Linotype" w:eastAsia="Palatino Linotype" w:hAnsi="Palatino Linotype" w:cs="Palatino Linotype"/>
          <w:color w:val="4A4A4A"/>
          <w:sz w:val="20"/>
          <w:szCs w:val="20"/>
        </w:rPr>
        <w:t xml:space="preserve"> in 3D modeling, 2D drawings, assemble assemblies, and common analysis, such as thermal, bending, fatigue, and motion analysis.</w:t>
      </w:r>
    </w:p>
    <w:p w14:paraId="7422A167" w14:textId="77777777" w:rsidR="00A87256" w:rsidRDefault="008C4A2A" w:rsidP="004A5694">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C61BAA">
        <w:rPr>
          <w:rFonts w:ascii="Palatino Linotype" w:eastAsia="Palatino Linotype" w:hAnsi="Palatino Linotype" w:cs="Palatino Linotype"/>
          <w:color w:val="4A4A4A"/>
          <w:sz w:val="20"/>
          <w:szCs w:val="20"/>
        </w:rPr>
        <w:t xml:space="preserve">Python, Cero, AutoCAD, MS Office, Adobe PS, Adobe </w:t>
      </w:r>
      <w:proofErr w:type="spellStart"/>
      <w:r w:rsidRPr="00C61BAA">
        <w:rPr>
          <w:rFonts w:ascii="Palatino Linotype" w:eastAsia="Palatino Linotype" w:hAnsi="Palatino Linotype" w:cs="Palatino Linotype"/>
          <w:color w:val="4A4A4A"/>
          <w:sz w:val="20"/>
          <w:szCs w:val="20"/>
        </w:rPr>
        <w:t>Pr</w:t>
      </w:r>
      <w:proofErr w:type="spellEnd"/>
    </w:p>
    <w:p w14:paraId="63262DB3" w14:textId="77777777" w:rsidR="004437DA" w:rsidRDefault="004437DA" w:rsidP="004437DA">
      <w:pPr>
        <w:pStyle w:val="divdocumentheading"/>
        <w:tabs>
          <w:tab w:val="center" w:pos="10506"/>
        </w:tabs>
        <w:spacing w:before="300" w:line="260" w:lineRule="atLeast"/>
        <w:rPr>
          <w:rFonts w:ascii="Palatino Linotype" w:eastAsia="Palatino Linotype" w:hAnsi="Palatino Linotype" w:cs="Palatino Linotype"/>
          <w:color w:val="4A4A4A"/>
          <w:sz w:val="20"/>
          <w:szCs w:val="20"/>
        </w:rPr>
      </w:pPr>
      <w:r w:rsidRPr="00C61BAA">
        <w:rPr>
          <w:rStyle w:val="divdocumentdivsectiontitle"/>
          <w:rFonts w:ascii="Palatino Linotype" w:eastAsia="Palatino Linotype" w:hAnsi="Palatino Linotype" w:cs="Palatino Linotype"/>
        </w:rPr>
        <w:t>Languages</w:t>
      </w:r>
      <w:r w:rsidRPr="001E0DA1">
        <w:rPr>
          <w:rStyle w:val="divdocumentdivsectiontitle"/>
          <w:rFonts w:eastAsia="Palatino Linotype"/>
        </w:rPr>
        <w:t xml:space="preserve"> </w:t>
      </w:r>
      <w:r w:rsidRPr="00C61BAA">
        <w:rPr>
          <w:rFonts w:ascii="Palatino Linotype" w:eastAsia="Palatino Linotype" w:hAnsi="Palatino Linotype" w:cs="Palatino Linotype"/>
          <w:strike/>
          <w:color w:val="BCBFC3"/>
        </w:rPr>
        <w:tab/>
      </w:r>
    </w:p>
    <w:tbl>
      <w:tblPr>
        <w:tblStyle w:val="documentlangSeclnggparatable"/>
        <w:tblpPr w:leftFromText="180" w:rightFromText="180" w:vertAnchor="text" w:horzAnchor="margin" w:tblpY="194"/>
        <w:tblW w:w="10538" w:type="dxa"/>
        <w:tblCellSpacing w:w="0" w:type="dxa"/>
        <w:tblLayout w:type="fixed"/>
        <w:tblCellMar>
          <w:left w:w="0" w:type="dxa"/>
          <w:right w:w="0" w:type="dxa"/>
        </w:tblCellMar>
        <w:tblLook w:val="04A0" w:firstRow="1" w:lastRow="0" w:firstColumn="1" w:lastColumn="0" w:noHBand="0" w:noVBand="1"/>
      </w:tblPr>
      <w:tblGrid>
        <w:gridCol w:w="5118"/>
        <w:gridCol w:w="300"/>
        <w:gridCol w:w="5120"/>
      </w:tblGrid>
      <w:tr w:rsidR="004437DA" w14:paraId="3AC8F362" w14:textId="77777777" w:rsidTr="004437DA">
        <w:trPr>
          <w:trHeight w:val="200"/>
          <w:tblCellSpacing w:w="0" w:type="dxa"/>
        </w:trPr>
        <w:tc>
          <w:tcPr>
            <w:tcW w:w="10538" w:type="dxa"/>
            <w:gridSpan w:val="3"/>
            <w:tcMar>
              <w:top w:w="100" w:type="dxa"/>
              <w:left w:w="0" w:type="dxa"/>
              <w:bottom w:w="0" w:type="dxa"/>
              <w:right w:w="0" w:type="dxa"/>
            </w:tcMar>
          </w:tcPr>
          <w:p w14:paraId="450DBAED" w14:textId="77777777" w:rsidR="004437DA" w:rsidRDefault="004437DA" w:rsidP="004437DA">
            <w:pPr>
              <w:pStyle w:val="documentlangSecsinglecolumn"/>
              <w:spacing w:line="260" w:lineRule="atLeast"/>
              <w:jc w:val="both"/>
              <w:rPr>
                <w:rStyle w:val="documentlangSecparagraph"/>
                <w:rFonts w:ascii="Palatino Linotype" w:eastAsia="Palatino Linotype" w:hAnsi="Palatino Linotype" w:cs="Palatino Linotype"/>
                <w:color w:val="4A4A4A"/>
                <w:sz w:val="20"/>
                <w:szCs w:val="20"/>
              </w:rPr>
            </w:pPr>
            <w:r>
              <w:rPr>
                <w:rStyle w:val="documentlangSecfieldany"/>
                <w:rFonts w:ascii="Palatino Linotype" w:eastAsia="Palatino Linotype" w:hAnsi="Palatino Linotype" w:cs="Palatino Linotype"/>
                <w:b/>
                <w:bCs/>
                <w:color w:val="4A4A4A"/>
                <w:sz w:val="20"/>
                <w:szCs w:val="20"/>
              </w:rPr>
              <w:t>Chinese (Mandarin):</w:t>
            </w:r>
            <w:r>
              <w:rPr>
                <w:rStyle w:val="documentlangSecfirstparagraphfield"/>
                <w:rFonts w:ascii="Palatino Linotype" w:eastAsia="Palatino Linotype" w:hAnsi="Palatino Linotype" w:cs="Palatino Linotype"/>
                <w:color w:val="4A4A4A"/>
                <w:sz w:val="20"/>
                <w:szCs w:val="20"/>
              </w:rPr>
              <w:t xml:space="preserve"> </w:t>
            </w:r>
            <w:r>
              <w:rPr>
                <w:rStyle w:val="documentlangSecfieldany"/>
                <w:rFonts w:ascii="Palatino Linotype" w:eastAsia="Palatino Linotype" w:hAnsi="Palatino Linotype" w:cs="Palatino Linotype"/>
                <w:color w:val="4A4A4A"/>
                <w:sz w:val="20"/>
                <w:szCs w:val="20"/>
              </w:rPr>
              <w:t>First Language</w:t>
            </w:r>
            <w:r>
              <w:rPr>
                <w:rStyle w:val="documentlangSecfirstparagraphfield"/>
                <w:rFonts w:ascii="Palatino Linotype" w:eastAsia="Palatino Linotype" w:hAnsi="Palatino Linotype" w:cs="Palatino Linotype"/>
                <w:color w:val="4A4A4A"/>
                <w:sz w:val="20"/>
                <w:szCs w:val="20"/>
              </w:rPr>
              <w:t xml:space="preserve"> </w:t>
            </w:r>
          </w:p>
        </w:tc>
      </w:tr>
      <w:tr w:rsidR="004437DA" w14:paraId="4BFD7510" w14:textId="77777777" w:rsidTr="004437DA">
        <w:trPr>
          <w:trHeight w:val="565"/>
          <w:tblCellSpacing w:w="0" w:type="dxa"/>
        </w:trPr>
        <w:tc>
          <w:tcPr>
            <w:tcW w:w="5118" w:type="dxa"/>
            <w:tcMar>
              <w:top w:w="100" w:type="dxa"/>
              <w:left w:w="0" w:type="dxa"/>
              <w:bottom w:w="0" w:type="dxa"/>
              <w:right w:w="0" w:type="dxa"/>
            </w:tcMar>
          </w:tcPr>
          <w:p w14:paraId="4A2DD5E9" w14:textId="77777777" w:rsidR="004437DA" w:rsidRDefault="004437DA" w:rsidP="004437DA">
            <w:pPr>
              <w:pStyle w:val="documentlangSecsinglecolumn"/>
              <w:tabs>
                <w:tab w:val="right" w:pos="5083"/>
              </w:tabs>
              <w:spacing w:line="260" w:lineRule="atLeast"/>
              <w:jc w:val="both"/>
              <w:rPr>
                <w:rStyle w:val="documentlangSecparagraph"/>
                <w:rFonts w:ascii="Palatino Linotype" w:eastAsia="Palatino Linotype" w:hAnsi="Palatino Linotype" w:cs="Palatino Linotype"/>
                <w:color w:val="4A4A4A"/>
                <w:sz w:val="20"/>
                <w:szCs w:val="20"/>
              </w:rPr>
            </w:pPr>
            <w:r>
              <w:rPr>
                <w:rStyle w:val="documentlangSecfieldany"/>
                <w:rFonts w:ascii="Palatino Linotype" w:eastAsia="Palatino Linotype" w:hAnsi="Palatino Linotype" w:cs="Palatino Linotype"/>
                <w:b/>
                <w:bCs/>
                <w:color w:val="4A4A4A"/>
                <w:sz w:val="20"/>
                <w:szCs w:val="20"/>
              </w:rPr>
              <w:t>English:</w:t>
            </w:r>
            <w:r>
              <w:rPr>
                <w:rStyle w:val="documentlangSecfirstparagraphfield"/>
                <w:rFonts w:ascii="Palatino Linotype" w:eastAsia="Palatino Linotype" w:hAnsi="Palatino Linotype" w:cs="Palatino Linotype"/>
                <w:color w:val="4A4A4A"/>
                <w:sz w:val="20"/>
                <w:szCs w:val="20"/>
              </w:rPr>
              <w:t xml:space="preserve"> </w:t>
            </w:r>
            <w:r>
              <w:rPr>
                <w:rStyle w:val="documentlangSecfieldany"/>
                <w:rFonts w:ascii="Palatino Linotype" w:eastAsia="Palatino Linotype" w:hAnsi="Palatino Linotype" w:cs="Palatino Linotype"/>
                <w:color w:val="4A4A4A"/>
                <w:sz w:val="20"/>
                <w:szCs w:val="20"/>
              </w:rPr>
              <w:tab/>
            </w:r>
            <w:r>
              <w:rPr>
                <w:rStyle w:val="documentlangSecfirstparagraphfield"/>
                <w:rFonts w:ascii="Palatino Linotype" w:eastAsia="Palatino Linotype" w:hAnsi="Palatino Linotype" w:cs="Palatino Linotype"/>
                <w:color w:val="4A4A4A"/>
                <w:sz w:val="20"/>
                <w:szCs w:val="20"/>
              </w:rPr>
              <w:t xml:space="preserve"> </w:t>
            </w:r>
          </w:p>
          <w:p w14:paraId="5B742748" w14:textId="77777777" w:rsidR="004437DA" w:rsidRDefault="004437DA" w:rsidP="004437DA">
            <w:pPr>
              <w:pStyle w:val="documentsliced-rect"/>
              <w:spacing w:before="90" w:line="120" w:lineRule="exact"/>
              <w:jc w:val="both"/>
              <w:rPr>
                <w:rStyle w:val="documentlangSecparagraph"/>
                <w:rFonts w:ascii="Palatino Linotype" w:eastAsia="Palatino Linotype" w:hAnsi="Palatino Linotype" w:cs="Palatino Linotype"/>
                <w:color w:val="4A4A4A"/>
                <w:sz w:val="20"/>
                <w:szCs w:val="20"/>
              </w:rPr>
            </w:pPr>
            <w:r>
              <w:rPr>
                <w:rStyle w:val="documentlangSecparagraph"/>
                <w:rFonts w:ascii="Palatino Linotype" w:eastAsia="Palatino Linotype" w:hAnsi="Palatino Linotype" w:cs="Palatino Linotype"/>
                <w:noProof/>
                <w:color w:val="4A4A4A"/>
                <w:sz w:val="20"/>
                <w:szCs w:val="20"/>
              </w:rPr>
              <w:drawing>
                <wp:inline distT="0" distB="0" distL="0" distR="0" wp14:anchorId="40B251F6" wp14:editId="13FF2DE0">
                  <wp:extent cx="3260090" cy="76200"/>
                  <wp:effectExtent l="0" t="0" r="0" b="0"/>
                  <wp:docPr id="100003" name="Picture 100003"/>
                  <wp:cNvGraphicFramePr/>
                  <a:graphic xmlns:a="http://schemas.openxmlformats.org/drawingml/2006/main">
                    <a:graphicData uri="http://schemas.openxmlformats.org/drawingml/2006/picture">
                      <pic:pic xmlns:pic="http://schemas.openxmlformats.org/drawingml/2006/picture">
                        <pic:nvPicPr>
                          <pic:cNvPr id="100003" name="Picture 100003"/>
                          <pic:cNvPicPr/>
                        </pic:nvPicPr>
                        <pic:blipFill>
                          <a:blip r:embed="rId10"/>
                          <a:stretch>
                            <a:fillRect/>
                          </a:stretch>
                        </pic:blipFill>
                        <pic:spPr>
                          <a:xfrm>
                            <a:off x="0" y="0"/>
                            <a:ext cx="3260504" cy="76775"/>
                          </a:xfrm>
                          <a:prstGeom prst="rect">
                            <a:avLst/>
                          </a:prstGeom>
                        </pic:spPr>
                      </pic:pic>
                    </a:graphicData>
                  </a:graphic>
                </wp:inline>
              </w:drawing>
            </w:r>
          </w:p>
          <w:p w14:paraId="1213D49E" w14:textId="77777777" w:rsidR="004437DA" w:rsidRDefault="004437DA" w:rsidP="004437DA">
            <w:pPr>
              <w:spacing w:line="260" w:lineRule="atLeast"/>
              <w:jc w:val="both"/>
              <w:rPr>
                <w:rStyle w:val="documentlangSecfieldany"/>
                <w:rFonts w:ascii="Palatino Linotype" w:eastAsia="Palatino Linotype" w:hAnsi="Palatino Linotype" w:cs="Palatino Linotype"/>
                <w:color w:val="4A4A4A"/>
                <w:sz w:val="20"/>
                <w:szCs w:val="20"/>
              </w:rPr>
            </w:pPr>
            <w:r>
              <w:rPr>
                <w:rStyle w:val="documentlangSecfieldany"/>
                <w:rFonts w:ascii="Palatino Linotype" w:eastAsia="Palatino Linotype" w:hAnsi="Palatino Linotype" w:cs="Palatino Linotype"/>
                <w:color w:val="4A4A4A"/>
                <w:sz w:val="20"/>
                <w:szCs w:val="20"/>
              </w:rPr>
              <w:t>Proficient</w:t>
            </w:r>
            <w:r>
              <w:rPr>
                <w:rStyle w:val="documentlangSecfirstparagraphfield"/>
                <w:rFonts w:ascii="Palatino Linotype" w:eastAsia="Palatino Linotype" w:hAnsi="Palatino Linotype" w:cs="Palatino Linotype"/>
                <w:color w:val="4A4A4A"/>
                <w:sz w:val="20"/>
                <w:szCs w:val="20"/>
              </w:rPr>
              <w:t xml:space="preserve"> </w:t>
            </w:r>
          </w:p>
        </w:tc>
        <w:tc>
          <w:tcPr>
            <w:tcW w:w="300" w:type="dxa"/>
            <w:tcMar>
              <w:top w:w="100" w:type="dxa"/>
              <w:left w:w="0" w:type="dxa"/>
              <w:bottom w:w="0" w:type="dxa"/>
              <w:right w:w="0" w:type="dxa"/>
            </w:tcMar>
          </w:tcPr>
          <w:p w14:paraId="1DD0749D" w14:textId="77777777" w:rsidR="004437DA" w:rsidRDefault="004437DA" w:rsidP="004437DA">
            <w:pPr>
              <w:jc w:val="both"/>
            </w:pPr>
          </w:p>
        </w:tc>
        <w:tc>
          <w:tcPr>
            <w:tcW w:w="5120" w:type="dxa"/>
            <w:tcMar>
              <w:top w:w="100" w:type="dxa"/>
              <w:left w:w="0" w:type="dxa"/>
              <w:bottom w:w="0" w:type="dxa"/>
              <w:right w:w="0" w:type="dxa"/>
            </w:tcMar>
          </w:tcPr>
          <w:p w14:paraId="61165BE3" w14:textId="77777777" w:rsidR="004437DA" w:rsidRDefault="004437DA" w:rsidP="004437DA">
            <w:pPr>
              <w:pStyle w:val="documentlangSecsinglecolumn"/>
              <w:tabs>
                <w:tab w:val="right" w:pos="5083"/>
              </w:tabs>
              <w:spacing w:line="260" w:lineRule="atLeast"/>
              <w:jc w:val="both"/>
              <w:rPr>
                <w:rStyle w:val="documentlangSecparagraph"/>
                <w:rFonts w:ascii="Palatino Linotype" w:eastAsia="Palatino Linotype" w:hAnsi="Palatino Linotype" w:cs="Palatino Linotype"/>
                <w:color w:val="4A4A4A"/>
                <w:sz w:val="20"/>
                <w:szCs w:val="20"/>
              </w:rPr>
            </w:pPr>
            <w:r>
              <w:rPr>
                <w:rStyle w:val="documentlangSecfieldany"/>
                <w:rFonts w:ascii="Palatino Linotype" w:eastAsia="Palatino Linotype" w:hAnsi="Palatino Linotype" w:cs="Palatino Linotype"/>
                <w:b/>
                <w:bCs/>
                <w:color w:val="4A4A4A"/>
                <w:sz w:val="20"/>
                <w:szCs w:val="20"/>
              </w:rPr>
              <w:t>French:</w:t>
            </w:r>
            <w:r>
              <w:rPr>
                <w:rStyle w:val="documentlangSecfirstparagraphfield"/>
                <w:rFonts w:ascii="Palatino Linotype" w:eastAsia="Palatino Linotype" w:hAnsi="Palatino Linotype" w:cs="Palatino Linotype"/>
                <w:color w:val="4A4A4A"/>
                <w:sz w:val="20"/>
                <w:szCs w:val="20"/>
              </w:rPr>
              <w:t xml:space="preserve"> </w:t>
            </w:r>
            <w:r>
              <w:rPr>
                <w:rStyle w:val="documentlangSecfieldany"/>
                <w:rFonts w:ascii="Palatino Linotype" w:eastAsia="Palatino Linotype" w:hAnsi="Palatino Linotype" w:cs="Palatino Linotype"/>
                <w:color w:val="4A4A4A"/>
                <w:sz w:val="20"/>
                <w:szCs w:val="20"/>
              </w:rPr>
              <w:tab/>
            </w:r>
            <w:r>
              <w:rPr>
                <w:rStyle w:val="documentlangSecfirstparagraphfield"/>
                <w:rFonts w:ascii="Palatino Linotype" w:eastAsia="Palatino Linotype" w:hAnsi="Palatino Linotype" w:cs="Palatino Linotype"/>
                <w:color w:val="4A4A4A"/>
                <w:sz w:val="20"/>
                <w:szCs w:val="20"/>
              </w:rPr>
              <w:t xml:space="preserve"> </w:t>
            </w:r>
          </w:p>
          <w:p w14:paraId="31CFFDCA" w14:textId="77777777" w:rsidR="004437DA" w:rsidRDefault="004437DA" w:rsidP="004437DA">
            <w:pPr>
              <w:pStyle w:val="documentsliced-rect"/>
              <w:spacing w:before="90" w:line="120" w:lineRule="exact"/>
              <w:jc w:val="both"/>
              <w:rPr>
                <w:rStyle w:val="documentlangSecparagraph"/>
                <w:rFonts w:ascii="Palatino Linotype" w:eastAsia="Palatino Linotype" w:hAnsi="Palatino Linotype" w:cs="Palatino Linotype"/>
                <w:color w:val="4A4A4A"/>
                <w:sz w:val="20"/>
                <w:szCs w:val="20"/>
              </w:rPr>
            </w:pPr>
            <w:r>
              <w:rPr>
                <w:noProof/>
              </w:rPr>
              <w:drawing>
                <wp:inline distT="0" distB="0" distL="0" distR="0" wp14:anchorId="3F8FA63E" wp14:editId="04E97763">
                  <wp:extent cx="3240405" cy="75565"/>
                  <wp:effectExtent l="0" t="0" r="0" b="63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3240405" cy="75565"/>
                          </a:xfrm>
                          <a:prstGeom prst="rect">
                            <a:avLst/>
                          </a:prstGeom>
                        </pic:spPr>
                      </pic:pic>
                    </a:graphicData>
                  </a:graphic>
                </wp:inline>
              </w:drawing>
            </w:r>
          </w:p>
          <w:p w14:paraId="1347FE8F" w14:textId="77777777" w:rsidR="004437DA" w:rsidRDefault="004437DA" w:rsidP="004437DA">
            <w:pPr>
              <w:spacing w:line="260" w:lineRule="atLeast"/>
              <w:jc w:val="both"/>
              <w:rPr>
                <w:rStyle w:val="documentlangSecfieldany"/>
                <w:rFonts w:ascii="Palatino Linotype" w:eastAsia="Palatino Linotype" w:hAnsi="Palatino Linotype" w:cs="Palatino Linotype"/>
                <w:color w:val="4A4A4A"/>
                <w:sz w:val="20"/>
                <w:szCs w:val="20"/>
              </w:rPr>
            </w:pPr>
            <w:r>
              <w:rPr>
                <w:rStyle w:val="documentlangSecfirstparagraphfield"/>
                <w:rFonts w:ascii="Palatino Linotype" w:eastAsia="Palatino Linotype" w:hAnsi="Palatino Linotype" w:cs="Palatino Linotype"/>
                <w:color w:val="4A4A4A"/>
                <w:sz w:val="20"/>
                <w:szCs w:val="20"/>
              </w:rPr>
              <w:t xml:space="preserve"> Elementary</w:t>
            </w:r>
          </w:p>
        </w:tc>
      </w:tr>
      <w:tr w:rsidR="004437DA" w14:paraId="314BB6D8" w14:textId="77777777" w:rsidTr="004437DA">
        <w:trPr>
          <w:gridAfter w:val="2"/>
          <w:wAfter w:w="5420" w:type="dxa"/>
          <w:trHeight w:val="571"/>
          <w:tblCellSpacing w:w="0" w:type="dxa"/>
        </w:trPr>
        <w:tc>
          <w:tcPr>
            <w:tcW w:w="5118" w:type="dxa"/>
            <w:tcMar>
              <w:top w:w="100" w:type="dxa"/>
              <w:left w:w="0" w:type="dxa"/>
              <w:bottom w:w="0" w:type="dxa"/>
              <w:right w:w="0" w:type="dxa"/>
            </w:tcMar>
          </w:tcPr>
          <w:p w14:paraId="5580BABB" w14:textId="77777777" w:rsidR="004437DA" w:rsidRDefault="004437DA" w:rsidP="004437DA">
            <w:pPr>
              <w:pStyle w:val="documentlangSecsinglecolumn"/>
              <w:tabs>
                <w:tab w:val="right" w:pos="5083"/>
              </w:tabs>
              <w:spacing w:line="260" w:lineRule="atLeast"/>
              <w:jc w:val="both"/>
              <w:rPr>
                <w:rStyle w:val="documentlangSecparagraph"/>
                <w:rFonts w:ascii="Palatino Linotype" w:eastAsia="Palatino Linotype" w:hAnsi="Palatino Linotype" w:cs="Palatino Linotype"/>
                <w:color w:val="4A4A4A"/>
                <w:sz w:val="20"/>
                <w:szCs w:val="20"/>
              </w:rPr>
            </w:pPr>
            <w:r>
              <w:rPr>
                <w:rStyle w:val="documentlangSecfieldany"/>
                <w:rFonts w:ascii="Palatino Linotype" w:eastAsia="Palatino Linotype" w:hAnsi="Palatino Linotype" w:cs="Palatino Linotype"/>
                <w:b/>
                <w:bCs/>
                <w:color w:val="4A4A4A"/>
                <w:sz w:val="20"/>
                <w:szCs w:val="20"/>
              </w:rPr>
              <w:t>German:</w:t>
            </w:r>
            <w:r>
              <w:rPr>
                <w:rStyle w:val="documentlangSecfirstparagraphfield"/>
                <w:rFonts w:ascii="Palatino Linotype" w:eastAsia="Palatino Linotype" w:hAnsi="Palatino Linotype" w:cs="Palatino Linotype"/>
                <w:color w:val="4A4A4A"/>
                <w:sz w:val="20"/>
                <w:szCs w:val="20"/>
              </w:rPr>
              <w:t xml:space="preserve"> </w:t>
            </w:r>
            <w:r>
              <w:rPr>
                <w:rStyle w:val="documentlangSecfieldany"/>
                <w:rFonts w:ascii="Palatino Linotype" w:eastAsia="Palatino Linotype" w:hAnsi="Palatino Linotype" w:cs="Palatino Linotype"/>
                <w:color w:val="4A4A4A"/>
                <w:sz w:val="20"/>
                <w:szCs w:val="20"/>
              </w:rPr>
              <w:tab/>
            </w:r>
            <w:r>
              <w:rPr>
                <w:rStyle w:val="documentlangSecfirstparagraphfield"/>
                <w:rFonts w:ascii="Palatino Linotype" w:eastAsia="Palatino Linotype" w:hAnsi="Palatino Linotype" w:cs="Palatino Linotype"/>
                <w:color w:val="4A4A4A"/>
                <w:sz w:val="20"/>
                <w:szCs w:val="20"/>
              </w:rPr>
              <w:t xml:space="preserve"> </w:t>
            </w:r>
          </w:p>
          <w:p w14:paraId="4688828E" w14:textId="77777777" w:rsidR="004437DA" w:rsidRDefault="004437DA" w:rsidP="004437DA">
            <w:pPr>
              <w:pStyle w:val="documentsliced-rect"/>
              <w:spacing w:before="90" w:line="120" w:lineRule="exact"/>
              <w:jc w:val="both"/>
              <w:rPr>
                <w:rStyle w:val="documentlangSecparagraph"/>
                <w:rFonts w:ascii="Palatino Linotype" w:eastAsia="Palatino Linotype" w:hAnsi="Palatino Linotype" w:cs="Palatino Linotype"/>
                <w:color w:val="4A4A4A"/>
                <w:sz w:val="20"/>
                <w:szCs w:val="20"/>
              </w:rPr>
            </w:pPr>
            <w:r>
              <w:rPr>
                <w:rStyle w:val="documentlangSecparagraph"/>
                <w:rFonts w:ascii="Palatino Linotype" w:eastAsia="Palatino Linotype" w:hAnsi="Palatino Linotype" w:cs="Palatino Linotype"/>
                <w:noProof/>
                <w:color w:val="4A4A4A"/>
                <w:sz w:val="20"/>
                <w:szCs w:val="20"/>
              </w:rPr>
              <w:drawing>
                <wp:inline distT="0" distB="0" distL="0" distR="0" wp14:anchorId="0B95C2CC" wp14:editId="0B5EB792">
                  <wp:extent cx="3260090" cy="76200"/>
                  <wp:effectExtent l="0" t="0" r="0" b="0"/>
                  <wp:docPr id="100007" name="Picture 100007"/>
                  <wp:cNvGraphicFramePr/>
                  <a:graphic xmlns:a="http://schemas.openxmlformats.org/drawingml/2006/main">
                    <a:graphicData uri="http://schemas.openxmlformats.org/drawingml/2006/picture">
                      <pic:pic xmlns:pic="http://schemas.openxmlformats.org/drawingml/2006/picture">
                        <pic:nvPicPr>
                          <pic:cNvPr id="100007" name="Picture 100007"/>
                          <pic:cNvPicPr/>
                        </pic:nvPicPr>
                        <pic:blipFill>
                          <a:blip r:embed="rId12"/>
                          <a:stretch>
                            <a:fillRect/>
                          </a:stretch>
                        </pic:blipFill>
                        <pic:spPr>
                          <a:xfrm>
                            <a:off x="0" y="0"/>
                            <a:ext cx="3260504" cy="76775"/>
                          </a:xfrm>
                          <a:prstGeom prst="rect">
                            <a:avLst/>
                          </a:prstGeom>
                        </pic:spPr>
                      </pic:pic>
                    </a:graphicData>
                  </a:graphic>
                </wp:inline>
              </w:drawing>
            </w:r>
          </w:p>
          <w:p w14:paraId="7E056DA1" w14:textId="77777777" w:rsidR="004437DA" w:rsidRDefault="004437DA" w:rsidP="004437DA">
            <w:pPr>
              <w:spacing w:line="260" w:lineRule="atLeast"/>
              <w:jc w:val="both"/>
              <w:rPr>
                <w:rStyle w:val="documentlangSecfieldany"/>
                <w:rFonts w:ascii="Palatino Linotype" w:eastAsia="Palatino Linotype" w:hAnsi="Palatino Linotype" w:cs="Palatino Linotype"/>
                <w:color w:val="4A4A4A"/>
                <w:sz w:val="20"/>
                <w:szCs w:val="20"/>
              </w:rPr>
            </w:pPr>
            <w:r>
              <w:rPr>
                <w:rStyle w:val="documentlangSecfieldany"/>
                <w:rFonts w:ascii="Palatino Linotype" w:eastAsia="Palatino Linotype" w:hAnsi="Palatino Linotype" w:cs="Palatino Linotype"/>
                <w:color w:val="4A4A4A"/>
                <w:sz w:val="20"/>
                <w:szCs w:val="20"/>
              </w:rPr>
              <w:lastRenderedPageBreak/>
              <w:t>Intermediate</w:t>
            </w:r>
            <w:r>
              <w:rPr>
                <w:rStyle w:val="documentlangSecfirstparagraphfield"/>
                <w:rFonts w:ascii="Palatino Linotype" w:eastAsia="Palatino Linotype" w:hAnsi="Palatino Linotype" w:cs="Palatino Linotype"/>
                <w:color w:val="4A4A4A"/>
                <w:sz w:val="20"/>
                <w:szCs w:val="20"/>
              </w:rPr>
              <w:t xml:space="preserve"> </w:t>
            </w:r>
          </w:p>
        </w:tc>
      </w:tr>
    </w:tbl>
    <w:p w14:paraId="521AA484" w14:textId="77777777" w:rsidR="004437DA" w:rsidRDefault="004437DA" w:rsidP="004437DA">
      <w:pPr>
        <w:pStyle w:val="divdocumentparlrColmnsinglecolumnulli"/>
        <w:spacing w:line="260" w:lineRule="atLeast"/>
        <w:rPr>
          <w:rFonts w:ascii="Palatino Linotype" w:eastAsia="Palatino Linotype" w:hAnsi="Palatino Linotype" w:cs="Palatino Linotype"/>
          <w:color w:val="4A4A4A"/>
          <w:sz w:val="20"/>
          <w:szCs w:val="20"/>
        </w:rPr>
      </w:pPr>
    </w:p>
    <w:p w14:paraId="0869AB22" w14:textId="77777777" w:rsidR="004437DA" w:rsidRDefault="004437DA" w:rsidP="004437DA">
      <w:pPr>
        <w:pStyle w:val="divdocumentparlrColmnsinglecolumnulli"/>
        <w:spacing w:line="260" w:lineRule="atLeast"/>
        <w:rPr>
          <w:rFonts w:ascii="Palatino Linotype" w:eastAsia="Palatino Linotype" w:hAnsi="Palatino Linotype" w:cs="Palatino Linotype"/>
          <w:color w:val="4A4A4A"/>
          <w:sz w:val="20"/>
          <w:szCs w:val="20"/>
        </w:rPr>
      </w:pPr>
    </w:p>
    <w:sectPr w:rsidR="004437DA">
      <w:pgSz w:w="11906" w:h="16838"/>
      <w:pgMar w:top="500" w:right="700" w:bottom="500" w:left="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A7BC8" w14:textId="77777777" w:rsidR="009A4A6F" w:rsidRDefault="009A4A6F">
      <w:pPr>
        <w:spacing w:line="240" w:lineRule="auto"/>
      </w:pPr>
      <w:r>
        <w:separator/>
      </w:r>
    </w:p>
  </w:endnote>
  <w:endnote w:type="continuationSeparator" w:id="0">
    <w:p w14:paraId="0D3F40B2" w14:textId="77777777" w:rsidR="009A4A6F" w:rsidRDefault="009A4A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5296753C-EA7D-4A06-B136-10354CC8470F}"/>
    <w:embedBold r:id="rId2" w:fontKey="{51A95C26-B15D-4A4C-85B1-13194B2A74DA}"/>
    <w:embedItalic r:id="rId3" w:fontKey="{63664FB9-DF49-4811-8EBD-53D6D29C0A93}"/>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59479" w14:textId="77777777" w:rsidR="009A4A6F" w:rsidRDefault="009A4A6F">
      <w:pPr>
        <w:spacing w:line="240" w:lineRule="auto"/>
      </w:pPr>
      <w:r>
        <w:separator/>
      </w:r>
    </w:p>
  </w:footnote>
  <w:footnote w:type="continuationSeparator" w:id="0">
    <w:p w14:paraId="4781F039" w14:textId="77777777" w:rsidR="009A4A6F" w:rsidRDefault="009A4A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00000002"/>
    <w:multiLevelType w:val="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15:restartNumberingAfterBreak="0">
    <w:nsid w:val="00000003"/>
    <w:multiLevelType w:val="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15:restartNumberingAfterBreak="0">
    <w:nsid w:val="00000004"/>
    <w:multiLevelType w:val="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15:restartNumberingAfterBreak="0">
    <w:nsid w:val="00000005"/>
    <w:multiLevelType w:val="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 w15:restartNumberingAfterBreak="0">
    <w:nsid w:val="00000006"/>
    <w:multiLevelType w:val="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 w15:restartNumberingAfterBreak="0">
    <w:nsid w:val="00000007"/>
    <w:multiLevelType w:val="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 w15:restartNumberingAfterBreak="0">
    <w:nsid w:val="00000008"/>
    <w:multiLevelType w:val="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16cid:durableId="1426265432">
    <w:abstractNumId w:val="0"/>
  </w:num>
  <w:num w:numId="2" w16cid:durableId="293408548">
    <w:abstractNumId w:val="2"/>
  </w:num>
  <w:num w:numId="3" w16cid:durableId="875777635">
    <w:abstractNumId w:val="4"/>
  </w:num>
  <w:num w:numId="4" w16cid:durableId="279801211">
    <w:abstractNumId w:val="1"/>
  </w:num>
  <w:num w:numId="5" w16cid:durableId="477497369">
    <w:abstractNumId w:val="3"/>
  </w:num>
  <w:num w:numId="6" w16cid:durableId="85809008">
    <w:abstractNumId w:val="5"/>
  </w:num>
  <w:num w:numId="7" w16cid:durableId="1074085196">
    <w:abstractNumId w:val="6"/>
  </w:num>
  <w:num w:numId="8" w16cid:durableId="17743967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羽 王">
    <w15:presenceInfo w15:providerId="Windows Live" w15:userId="63840a4a169760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bordersDoNotSurroundHeader/>
  <w:bordersDoNotSurroundFooter/>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2N7YwMjMxMDAwNDBV0lEKTi0uzszPAykwrwUA/Yx7RCwAAAA="/>
  </w:docVars>
  <w:rsids>
    <w:rsidRoot w:val="00A05B53"/>
    <w:rsid w:val="00002F96"/>
    <w:rsid w:val="00021A70"/>
    <w:rsid w:val="00036D88"/>
    <w:rsid w:val="000732EC"/>
    <w:rsid w:val="0009368B"/>
    <w:rsid w:val="000C1CB3"/>
    <w:rsid w:val="000C2139"/>
    <w:rsid w:val="000C30BE"/>
    <w:rsid w:val="000D458E"/>
    <w:rsid w:val="0010476F"/>
    <w:rsid w:val="00127A68"/>
    <w:rsid w:val="0013570F"/>
    <w:rsid w:val="00153A29"/>
    <w:rsid w:val="00173487"/>
    <w:rsid w:val="00177709"/>
    <w:rsid w:val="001E0DA1"/>
    <w:rsid w:val="001E77F3"/>
    <w:rsid w:val="00220F3B"/>
    <w:rsid w:val="00223D3F"/>
    <w:rsid w:val="002763FE"/>
    <w:rsid w:val="002B6698"/>
    <w:rsid w:val="002D0D26"/>
    <w:rsid w:val="002D6BF9"/>
    <w:rsid w:val="002F270B"/>
    <w:rsid w:val="002F4C75"/>
    <w:rsid w:val="003153F5"/>
    <w:rsid w:val="0035217A"/>
    <w:rsid w:val="00370C15"/>
    <w:rsid w:val="003926A7"/>
    <w:rsid w:val="003A6BEC"/>
    <w:rsid w:val="003A715D"/>
    <w:rsid w:val="004437DA"/>
    <w:rsid w:val="004A5694"/>
    <w:rsid w:val="004B5B09"/>
    <w:rsid w:val="0053230C"/>
    <w:rsid w:val="00571359"/>
    <w:rsid w:val="00572992"/>
    <w:rsid w:val="00590E8F"/>
    <w:rsid w:val="005A2079"/>
    <w:rsid w:val="005A4398"/>
    <w:rsid w:val="005B368A"/>
    <w:rsid w:val="005E4330"/>
    <w:rsid w:val="006361C3"/>
    <w:rsid w:val="006743A2"/>
    <w:rsid w:val="006969A7"/>
    <w:rsid w:val="006C6B64"/>
    <w:rsid w:val="006E7208"/>
    <w:rsid w:val="006F589F"/>
    <w:rsid w:val="0070187A"/>
    <w:rsid w:val="00720D11"/>
    <w:rsid w:val="00724067"/>
    <w:rsid w:val="00785F9E"/>
    <w:rsid w:val="007A0F0E"/>
    <w:rsid w:val="007E10F9"/>
    <w:rsid w:val="00851C1F"/>
    <w:rsid w:val="00884991"/>
    <w:rsid w:val="008C4A2A"/>
    <w:rsid w:val="008D30BD"/>
    <w:rsid w:val="008F216E"/>
    <w:rsid w:val="008F3156"/>
    <w:rsid w:val="0092116D"/>
    <w:rsid w:val="00940975"/>
    <w:rsid w:val="00952661"/>
    <w:rsid w:val="009620B6"/>
    <w:rsid w:val="00985C1A"/>
    <w:rsid w:val="00987DDF"/>
    <w:rsid w:val="009A4A6F"/>
    <w:rsid w:val="009A66D5"/>
    <w:rsid w:val="009C16C0"/>
    <w:rsid w:val="009D7F4E"/>
    <w:rsid w:val="00A05B53"/>
    <w:rsid w:val="00A5682B"/>
    <w:rsid w:val="00A65827"/>
    <w:rsid w:val="00A83432"/>
    <w:rsid w:val="00A87256"/>
    <w:rsid w:val="00A936A0"/>
    <w:rsid w:val="00AA4B35"/>
    <w:rsid w:val="00AB2E2B"/>
    <w:rsid w:val="00AC1EBF"/>
    <w:rsid w:val="00B210FA"/>
    <w:rsid w:val="00BA0888"/>
    <w:rsid w:val="00BA7CFA"/>
    <w:rsid w:val="00C075FD"/>
    <w:rsid w:val="00C124F0"/>
    <w:rsid w:val="00C61BAA"/>
    <w:rsid w:val="00C67BA5"/>
    <w:rsid w:val="00C7701A"/>
    <w:rsid w:val="00C8044F"/>
    <w:rsid w:val="00CA6BE0"/>
    <w:rsid w:val="00CB3692"/>
    <w:rsid w:val="00D270D3"/>
    <w:rsid w:val="00D77DF7"/>
    <w:rsid w:val="00D802CF"/>
    <w:rsid w:val="00D87D02"/>
    <w:rsid w:val="00E303CF"/>
    <w:rsid w:val="00EB788A"/>
    <w:rsid w:val="00ED383C"/>
    <w:rsid w:val="00EE69C6"/>
    <w:rsid w:val="00EF4854"/>
    <w:rsid w:val="00F249C8"/>
    <w:rsid w:val="00F33218"/>
    <w:rsid w:val="00F342CF"/>
    <w:rsid w:val="00F764C7"/>
    <w:rsid w:val="00F938C6"/>
    <w:rsid w:val="00FA5DEF"/>
    <w:rsid w:val="0DE83E87"/>
    <w:rsid w:val="342503A1"/>
    <w:rsid w:val="59AA0F60"/>
    <w:rsid w:val="5D066C62"/>
    <w:rsid w:val="7F7F100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DC9A5"/>
  <w15:docId w15:val="{B9C230FA-530F-4789-BA50-F3C9A069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tLeast"/>
    </w:pPr>
    <w:rPr>
      <w:rFonts w:eastAsia="Times New Roman"/>
      <w:sz w:val="24"/>
      <w:szCs w:val="24"/>
      <w:lang w:eastAsia="en-US"/>
    </w:rPr>
  </w:style>
  <w:style w:type="paragraph" w:styleId="1">
    <w:name w:val="heading 1"/>
    <w:basedOn w:val="a"/>
    <w:next w:val="a"/>
    <w:link w:val="10"/>
    <w:uiPriority w:val="9"/>
    <w:qFormat/>
    <w:pPr>
      <w:keepNext/>
      <w:keepLines/>
      <w:spacing w:before="240"/>
      <w:outlineLvl w:val="0"/>
    </w:pPr>
    <w:rPr>
      <w:b/>
      <w:bCs/>
      <w:color w:val="2F5496"/>
      <w:kern w:val="36"/>
    </w:rPr>
  </w:style>
  <w:style w:type="paragraph" w:styleId="2">
    <w:name w:val="heading 2"/>
    <w:basedOn w:val="a"/>
    <w:next w:val="a"/>
    <w:link w:val="20"/>
    <w:uiPriority w:val="9"/>
    <w:qFormat/>
    <w:pPr>
      <w:keepNext/>
      <w:keepLines/>
      <w:spacing w:before="40"/>
      <w:outlineLvl w:val="1"/>
    </w:pPr>
    <w:rPr>
      <w:b/>
      <w:bCs/>
      <w:color w:val="2F5496"/>
    </w:rPr>
  </w:style>
  <w:style w:type="paragraph" w:styleId="3">
    <w:name w:val="heading 3"/>
    <w:basedOn w:val="a"/>
    <w:next w:val="a"/>
    <w:link w:val="30"/>
    <w:uiPriority w:val="9"/>
    <w:qFormat/>
    <w:pPr>
      <w:keepNext/>
      <w:keepLines/>
      <w:spacing w:before="40"/>
      <w:outlineLvl w:val="2"/>
    </w:pPr>
    <w:rPr>
      <w:b/>
      <w:bCs/>
      <w:color w:val="1F3763"/>
    </w:rPr>
  </w:style>
  <w:style w:type="paragraph" w:styleId="4">
    <w:name w:val="heading 4"/>
    <w:basedOn w:val="a"/>
    <w:next w:val="a"/>
    <w:link w:val="40"/>
    <w:uiPriority w:val="9"/>
    <w:qFormat/>
    <w:pPr>
      <w:keepNext/>
      <w:keepLines/>
      <w:spacing w:before="40"/>
      <w:outlineLvl w:val="3"/>
    </w:pPr>
    <w:rPr>
      <w:b/>
      <w:bCs/>
      <w:iCs/>
      <w:color w:val="2F5496"/>
    </w:rPr>
  </w:style>
  <w:style w:type="paragraph" w:styleId="5">
    <w:name w:val="heading 5"/>
    <w:basedOn w:val="a"/>
    <w:next w:val="a"/>
    <w:link w:val="50"/>
    <w:uiPriority w:val="9"/>
    <w:qFormat/>
    <w:pPr>
      <w:keepNext/>
      <w:keepLines/>
      <w:spacing w:before="40"/>
      <w:outlineLvl w:val="4"/>
    </w:pPr>
    <w:rPr>
      <w:b/>
      <w:bCs/>
      <w:color w:val="2F5496"/>
    </w:rPr>
  </w:style>
  <w:style w:type="paragraph" w:styleId="6">
    <w:name w:val="heading 6"/>
    <w:basedOn w:val="a"/>
    <w:next w:val="a"/>
    <w:link w:val="60"/>
    <w:uiPriority w:val="9"/>
    <w:qFormat/>
    <w:pPr>
      <w:keepNext/>
      <w:keepLines/>
      <w:spacing w:before="40"/>
      <w:outlineLvl w:val="5"/>
    </w:pPr>
    <w:rPr>
      <w:b/>
      <w:bCs/>
      <w:color w:val="1F37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annotation subject"/>
    <w:basedOn w:val="a3"/>
    <w:next w:val="a3"/>
    <w:link w:val="a6"/>
    <w:uiPriority w:val="99"/>
    <w:semiHidden/>
    <w:unhideWhenUsed/>
    <w:qFormat/>
    <w:rPr>
      <w:b/>
      <w:bCs/>
    </w:rPr>
  </w:style>
  <w:style w:type="character" w:styleId="a7">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eastAsia="Times New Roman" w:hAnsi="Times New Roman" w:cs="Times New Roman"/>
      <w:color w:val="2F5496"/>
      <w:sz w:val="32"/>
      <w:szCs w:val="32"/>
    </w:rPr>
  </w:style>
  <w:style w:type="character" w:customStyle="1" w:styleId="20">
    <w:name w:val="标题 2 字符"/>
    <w:basedOn w:val="a0"/>
    <w:link w:val="2"/>
    <w:uiPriority w:val="9"/>
    <w:qFormat/>
    <w:rPr>
      <w:rFonts w:ascii="Times New Roman" w:eastAsia="Times New Roman" w:hAnsi="Times New Roman" w:cs="Times New Roman"/>
      <w:color w:val="2F5496"/>
      <w:sz w:val="26"/>
      <w:szCs w:val="26"/>
    </w:rPr>
  </w:style>
  <w:style w:type="character" w:customStyle="1" w:styleId="30">
    <w:name w:val="标题 3 字符"/>
    <w:basedOn w:val="a0"/>
    <w:link w:val="3"/>
    <w:uiPriority w:val="9"/>
    <w:qFormat/>
    <w:rPr>
      <w:rFonts w:ascii="Times New Roman" w:eastAsia="Times New Roman" w:hAnsi="Times New Roman" w:cs="Times New Roman"/>
      <w:color w:val="1F3763"/>
      <w:sz w:val="24"/>
      <w:szCs w:val="24"/>
    </w:rPr>
  </w:style>
  <w:style w:type="character" w:customStyle="1" w:styleId="40">
    <w:name w:val="标题 4 字符"/>
    <w:basedOn w:val="a0"/>
    <w:link w:val="4"/>
    <w:uiPriority w:val="9"/>
    <w:qFormat/>
    <w:rPr>
      <w:rFonts w:ascii="Times New Roman" w:eastAsia="Times New Roman" w:hAnsi="Times New Roman" w:cs="Times New Roman"/>
      <w:i/>
      <w:iCs/>
      <w:color w:val="2F5496"/>
    </w:rPr>
  </w:style>
  <w:style w:type="character" w:customStyle="1" w:styleId="50">
    <w:name w:val="标题 5 字符"/>
    <w:basedOn w:val="a0"/>
    <w:link w:val="5"/>
    <w:uiPriority w:val="9"/>
    <w:qFormat/>
    <w:rPr>
      <w:rFonts w:ascii="Times New Roman" w:eastAsia="Times New Roman" w:hAnsi="Times New Roman" w:cs="Times New Roman"/>
      <w:color w:val="2F5496"/>
    </w:rPr>
  </w:style>
  <w:style w:type="character" w:customStyle="1" w:styleId="60">
    <w:name w:val="标题 6 字符"/>
    <w:basedOn w:val="a0"/>
    <w:link w:val="6"/>
    <w:uiPriority w:val="9"/>
    <w:qFormat/>
    <w:rPr>
      <w:rFonts w:ascii="Times New Roman" w:eastAsia="Times New Roman" w:hAnsi="Times New Roman" w:cs="Times New Roman"/>
      <w:color w:val="1F3763"/>
    </w:rPr>
  </w:style>
  <w:style w:type="paragraph" w:customStyle="1" w:styleId="divdocument">
    <w:name w:val="div_document"/>
    <w:basedOn w:val="a"/>
    <w:qFormat/>
    <w:pPr>
      <w:spacing w:line="260" w:lineRule="atLeast"/>
    </w:pPr>
    <w:rPr>
      <w:color w:val="4A4A4A"/>
    </w:rPr>
  </w:style>
  <w:style w:type="paragraph" w:customStyle="1" w:styleId="divdocumentdivSECTIONNAME">
    <w:name w:val="div_document_div_SECTION_NAME"/>
    <w:basedOn w:val="a"/>
    <w:qFormat/>
  </w:style>
  <w:style w:type="paragraph" w:customStyle="1" w:styleId="gap-btn-hidden">
    <w:name w:val="gap-btn-hidden"/>
    <w:basedOn w:val="a"/>
    <w:qFormat/>
    <w:rPr>
      <w:vanish/>
    </w:rPr>
  </w:style>
  <w:style w:type="paragraph" w:customStyle="1" w:styleId="divdocumentdivparagraph">
    <w:name w:val="div_document_div_paragraph"/>
    <w:basedOn w:val="a"/>
    <w:qFormat/>
  </w:style>
  <w:style w:type="paragraph" w:customStyle="1" w:styleId="div">
    <w:name w:val="div"/>
    <w:basedOn w:val="a"/>
    <w:qFormat/>
  </w:style>
  <w:style w:type="paragraph" w:customStyle="1" w:styleId="divname">
    <w:name w:val="div_name"/>
    <w:basedOn w:val="div"/>
    <w:qFormat/>
    <w:pPr>
      <w:spacing w:line="640" w:lineRule="atLeast"/>
      <w:jc w:val="center"/>
    </w:pPr>
    <w:rPr>
      <w:b/>
      <w:bCs/>
      <w:caps/>
      <w:color w:val="4A4A4A"/>
      <w:sz w:val="52"/>
      <w:szCs w:val="52"/>
    </w:rPr>
  </w:style>
  <w:style w:type="character" w:customStyle="1" w:styleId="span">
    <w:name w:val="span"/>
    <w:basedOn w:val="a0"/>
    <w:qFormat/>
    <w:rPr>
      <w:sz w:val="24"/>
      <w:szCs w:val="24"/>
      <w:vertAlign w:val="baseline"/>
    </w:rPr>
  </w:style>
  <w:style w:type="paragraph" w:customStyle="1" w:styleId="divdocumentdivSECTIONCNTC">
    <w:name w:val="div_document_div_SECTION_CNTC"/>
    <w:basedOn w:val="a"/>
    <w:qFormat/>
  </w:style>
  <w:style w:type="paragraph" w:customStyle="1" w:styleId="divaddress">
    <w:name w:val="div_address"/>
    <w:basedOn w:val="div"/>
    <w:qFormat/>
    <w:pPr>
      <w:spacing w:line="260" w:lineRule="atLeast"/>
      <w:jc w:val="center"/>
    </w:pPr>
    <w:rPr>
      <w:sz w:val="20"/>
      <w:szCs w:val="20"/>
    </w:rPr>
  </w:style>
  <w:style w:type="character" w:customStyle="1" w:styleId="sprtr">
    <w:name w:val="sprtr"/>
    <w:basedOn w:val="a0"/>
    <w:qFormat/>
  </w:style>
  <w:style w:type="paragraph" w:customStyle="1" w:styleId="divdocumentSECTIONCNTCsectionnotbtnlnk">
    <w:name w:val="div_document_SECTION_CNTC + section_not(.btnlnk)"/>
    <w:basedOn w:val="a"/>
    <w:qFormat/>
  </w:style>
  <w:style w:type="paragraph" w:customStyle="1" w:styleId="divdocumentheading">
    <w:name w:val="div_document_heading"/>
    <w:basedOn w:val="a"/>
    <w:qFormat/>
    <w:pPr>
      <w:pBdr>
        <w:bottom w:val="none" w:sz="0" w:space="12" w:color="auto"/>
      </w:pBdr>
    </w:pPr>
  </w:style>
  <w:style w:type="character" w:customStyle="1" w:styleId="divdocumentdivsectiontitle">
    <w:name w:val="div_document_div_sectiontitle"/>
    <w:basedOn w:val="a0"/>
    <w:qFormat/>
    <w:rPr>
      <w:b/>
      <w:bCs/>
      <w:color w:val="4A4A4A"/>
      <w:sz w:val="24"/>
      <w:szCs w:val="24"/>
    </w:rPr>
  </w:style>
  <w:style w:type="paragraph" w:customStyle="1" w:styleId="divdocumentsinglecolumn">
    <w:name w:val="div_document_singlecolumn"/>
    <w:basedOn w:val="a"/>
    <w:qFormat/>
  </w:style>
  <w:style w:type="paragraph" w:customStyle="1" w:styleId="p">
    <w:name w:val="p"/>
    <w:basedOn w:val="a"/>
    <w:qFormat/>
  </w:style>
  <w:style w:type="paragraph" w:customStyle="1" w:styleId="divdocumentsection">
    <w:name w:val="div_document_section"/>
    <w:basedOn w:val="a"/>
    <w:qFormat/>
  </w:style>
  <w:style w:type="character" w:customStyle="1" w:styleId="singlecolumnspanpaddedlinenth-child1">
    <w:name w:val="singlecolumn_span_paddedline_nth-child(1)"/>
    <w:basedOn w:val="a0"/>
    <w:qFormat/>
  </w:style>
  <w:style w:type="paragraph" w:customStyle="1" w:styleId="spanpaddedline">
    <w:name w:val="span_paddedline"/>
    <w:basedOn w:val="spanParagraph"/>
    <w:qFormat/>
  </w:style>
  <w:style w:type="paragraph" w:customStyle="1" w:styleId="spanParagraph">
    <w:name w:val="span Paragraph"/>
    <w:basedOn w:val="a"/>
    <w:qFormat/>
  </w:style>
  <w:style w:type="character" w:customStyle="1" w:styleId="degree">
    <w:name w:val="degree"/>
    <w:basedOn w:val="a0"/>
    <w:qFormat/>
    <w:rPr>
      <w:b/>
      <w:bCs/>
    </w:rPr>
  </w:style>
  <w:style w:type="character" w:customStyle="1" w:styleId="spandateswrapper">
    <w:name w:val="span_dates_wrapper"/>
    <w:basedOn w:val="span"/>
    <w:qFormat/>
    <w:rPr>
      <w:sz w:val="24"/>
      <w:szCs w:val="24"/>
      <w:vertAlign w:val="baseline"/>
    </w:rPr>
  </w:style>
  <w:style w:type="paragraph" w:customStyle="1" w:styleId="spandateswrapperParagraph">
    <w:name w:val="span_dates_wrapper Paragraph"/>
    <w:basedOn w:val="spanParagraph"/>
    <w:qFormat/>
  </w:style>
  <w:style w:type="character" w:customStyle="1" w:styleId="jobtitle">
    <w:name w:val="jobtitle"/>
    <w:basedOn w:val="a0"/>
    <w:qFormat/>
    <w:rPr>
      <w:b/>
      <w:bCs/>
    </w:rPr>
  </w:style>
  <w:style w:type="character" w:customStyle="1" w:styleId="divdocumentparlrColmnsinglecolumn">
    <w:name w:val="div_document_parlrColmn_singlecolumn"/>
    <w:basedOn w:val="a0"/>
    <w:qFormat/>
  </w:style>
  <w:style w:type="paragraph" w:customStyle="1" w:styleId="divdocumentparlrColmnsinglecolumnulli">
    <w:name w:val="div_document_parlrColmn_singlecolumn_ul_li"/>
    <w:basedOn w:val="a"/>
    <w:qFormat/>
    <w:pPr>
      <w:pBdr>
        <w:bottom w:val="none" w:sz="0" w:space="2" w:color="auto"/>
      </w:pBdr>
    </w:pPr>
  </w:style>
  <w:style w:type="table" w:customStyle="1" w:styleId="divdocumentdivparagraphTable">
    <w:name w:val="div_document_div_paragraph Table"/>
    <w:basedOn w:val="a1"/>
    <w:qFormat/>
    <w:tblPr/>
  </w:style>
  <w:style w:type="character" w:customStyle="1" w:styleId="Strong1">
    <w:name w:val="Strong1"/>
    <w:basedOn w:val="a0"/>
    <w:qFormat/>
    <w:rPr>
      <w:sz w:val="24"/>
      <w:szCs w:val="24"/>
      <w:vertAlign w:val="baseline"/>
    </w:rPr>
  </w:style>
  <w:style w:type="character" w:customStyle="1" w:styleId="em">
    <w:name w:val="em"/>
    <w:basedOn w:val="a0"/>
    <w:qFormat/>
    <w:rPr>
      <w:sz w:val="24"/>
      <w:szCs w:val="24"/>
      <w:vertAlign w:val="baseline"/>
    </w:rPr>
  </w:style>
  <w:style w:type="paragraph" w:customStyle="1" w:styleId="divdocumentulli">
    <w:name w:val="div_document_ul_li"/>
    <w:basedOn w:val="a"/>
    <w:qFormat/>
  </w:style>
  <w:style w:type="table" w:customStyle="1" w:styleId="divdocumenttable">
    <w:name w:val="div_document_table"/>
    <w:basedOn w:val="a1"/>
    <w:qFormat/>
    <w:tblPr/>
  </w:style>
  <w:style w:type="character" w:customStyle="1" w:styleId="documentlangSecparagraph">
    <w:name w:val="document_langSec_paragraph"/>
    <w:basedOn w:val="a0"/>
    <w:qFormat/>
  </w:style>
  <w:style w:type="paragraph" w:customStyle="1" w:styleId="documentlangSecsinglecolumn">
    <w:name w:val="document_langSec_singlecolumn"/>
    <w:basedOn w:val="a"/>
    <w:qFormat/>
  </w:style>
  <w:style w:type="character" w:customStyle="1" w:styleId="documentlangSecfirstparagraphfield">
    <w:name w:val="document_langSec_firstparagraph_field"/>
    <w:basedOn w:val="a0"/>
    <w:qFormat/>
  </w:style>
  <w:style w:type="character" w:customStyle="1" w:styleId="documentlangSecfieldany">
    <w:name w:val="document_langSec_field_any"/>
    <w:basedOn w:val="a0"/>
    <w:qFormat/>
  </w:style>
  <w:style w:type="paragraph" w:customStyle="1" w:styleId="documentsliced-rect">
    <w:name w:val="document_sliced-rect"/>
    <w:basedOn w:val="a"/>
    <w:qFormat/>
  </w:style>
  <w:style w:type="character" w:customStyle="1" w:styleId="documentsliced-rectCharacter">
    <w:name w:val="document_sliced-rect Character"/>
    <w:basedOn w:val="a0"/>
    <w:qFormat/>
  </w:style>
  <w:style w:type="table" w:customStyle="1" w:styleId="documentlangSeclnggparatable">
    <w:name w:val="document_langSec_lnggparatable"/>
    <w:basedOn w:val="a1"/>
    <w:qFormat/>
    <w:tblPr/>
  </w:style>
  <w:style w:type="paragraph" w:styleId="a8">
    <w:name w:val="List Paragraph"/>
    <w:basedOn w:val="a"/>
    <w:uiPriority w:val="34"/>
    <w:qFormat/>
    <w:pPr>
      <w:ind w:left="720"/>
      <w:contextualSpacing/>
    </w:pPr>
  </w:style>
  <w:style w:type="character" w:customStyle="1" w:styleId="a4">
    <w:name w:val="批注文字 字符"/>
    <w:basedOn w:val="a0"/>
    <w:link w:val="a3"/>
    <w:uiPriority w:val="99"/>
    <w:semiHidden/>
    <w:qFormat/>
    <w:rPr>
      <w:rFonts w:eastAsia="Times New Roman"/>
      <w:sz w:val="24"/>
      <w:szCs w:val="24"/>
      <w:lang w:eastAsia="en-US"/>
    </w:rPr>
  </w:style>
  <w:style w:type="character" w:customStyle="1" w:styleId="a6">
    <w:name w:val="批注主题 字符"/>
    <w:basedOn w:val="a4"/>
    <w:link w:val="a5"/>
    <w:uiPriority w:val="99"/>
    <w:semiHidden/>
    <w:qFormat/>
    <w:rPr>
      <w:rFonts w:eastAsia="Times New Roman"/>
      <w:b/>
      <w:bCs/>
      <w:sz w:val="24"/>
      <w:szCs w:val="24"/>
      <w:lang w:eastAsia="en-US"/>
    </w:rPr>
  </w:style>
  <w:style w:type="paragraph" w:styleId="a9">
    <w:name w:val="header"/>
    <w:basedOn w:val="a"/>
    <w:link w:val="aa"/>
    <w:uiPriority w:val="99"/>
    <w:unhideWhenUsed/>
    <w:rsid w:val="00F249C8"/>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F249C8"/>
    <w:rPr>
      <w:rFonts w:eastAsia="Times New Roman"/>
      <w:sz w:val="18"/>
      <w:szCs w:val="18"/>
      <w:lang w:eastAsia="en-US"/>
    </w:rPr>
  </w:style>
  <w:style w:type="paragraph" w:styleId="ab">
    <w:name w:val="footer"/>
    <w:basedOn w:val="a"/>
    <w:link w:val="ac"/>
    <w:uiPriority w:val="99"/>
    <w:unhideWhenUsed/>
    <w:rsid w:val="00F249C8"/>
    <w:pPr>
      <w:tabs>
        <w:tab w:val="center" w:pos="4153"/>
        <w:tab w:val="right" w:pos="8306"/>
      </w:tabs>
      <w:snapToGrid w:val="0"/>
    </w:pPr>
    <w:rPr>
      <w:sz w:val="18"/>
      <w:szCs w:val="18"/>
    </w:rPr>
  </w:style>
  <w:style w:type="character" w:customStyle="1" w:styleId="ac">
    <w:name w:val="页脚 字符"/>
    <w:basedOn w:val="a0"/>
    <w:link w:val="ab"/>
    <w:uiPriority w:val="99"/>
    <w:rsid w:val="00F249C8"/>
    <w:rPr>
      <w:rFonts w:eastAsia="Times New Roman"/>
      <w:sz w:val="18"/>
      <w:szCs w:val="18"/>
      <w:lang w:eastAsia="en-US"/>
    </w:rPr>
  </w:style>
  <w:style w:type="paragraph" w:styleId="ad">
    <w:name w:val="Revision"/>
    <w:hidden/>
    <w:uiPriority w:val="99"/>
    <w:semiHidden/>
    <w:rsid w:val="00F342CF"/>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AA764E-83E0-489C-80A6-FBAE35788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 Wang</dc:title>
  <dc:creator>Li, Lyslee @ London SMC</dc:creator>
  <cp:lastModifiedBy>羽 王</cp:lastModifiedBy>
  <cp:revision>6</cp:revision>
  <dcterms:created xsi:type="dcterms:W3CDTF">2022-09-05T02:55:00Z</dcterms:created>
  <dcterms:modified xsi:type="dcterms:W3CDTF">2022-09-05T03:05:00Z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f962d1ae-0e24-4b0b-af99-34b978167dca</vt:lpwstr>
  </property>
  <property fmtid="{D5CDD505-2E9C-101B-9397-08002B2CF9AE}" pid="3" name="x1ye=0">
    <vt:lpwstr>oFwAAB+LCAAAAAAABAAUm8WO60AURD/ICzMtzczsnZlxzF//8jZRpEzsdnfdqjqKBoYFiIQZCOdJgsMR8f8LSZC4QGMoQwpk/iUhRkCVZCONj98PKQoH95Fz713tAvwJp/oNXZFsszvSoOmSNWqtugWjpBQKYnqbhkg6lQMItcMEi2jXhI/NweYBvwspUVEu3EP97RHtMIrpFtQNEiPzkq9iwe8nvrRnC3pwjzA2zHLxB/R07XQG4YXmcpk9yPQ</vt:lpwstr>
  </property>
  <property fmtid="{D5CDD505-2E9C-101B-9397-08002B2CF9AE}" pid="4" name="x1ye=1">
    <vt:lpwstr>nb0C8d+92gnblrejw9td1DwoLdih2I1eoJbg2hXRY4/W8nvgARNaj15Rn4oHD2Sx13UJb1qGy3oVdV9neMo845CeSXshWN7G1JKd69p+jVjyn/pkP7j+zSyfxdbNInrEDRJJ2yZk7M3XdDkXF6ZHn30ghUp/7TDiUaj4ducSjIa1k0PS7hLgjZtwCadDveR8xI5+CIhkacGKwLRxwwTA8l8jVFBTDyZvKd9s+yMjWPaHwpUCcxkpYvYQt8MV6Gh</vt:lpwstr>
  </property>
  <property fmtid="{D5CDD505-2E9C-101B-9397-08002B2CF9AE}" pid="5" name="x1ye=10">
    <vt:lpwstr>rqD4uDZk1xn0tbM7n8tDw9c9Y1fpsiTsX8wAjJMWwZ81j1M4nsVBT20TN5VcXKKlb0m4sXrLSdcxuQhHBr33uythrSOHGTXt/BrDyo7pRjPQokxzy0MtoIw0bAwY9Szl6/SF2S7g9ny63DmeupQwCJmH0ONwIcZ4rcBl+05ZF0W6oYzael0UMIc/pXCm9fcQixZElsnXZoFcbwxduwMRpQ2bOaBJT9tZ/vjYGbfomCNxu0C+XE2HaMemX5AclDf</vt:lpwstr>
  </property>
  <property fmtid="{D5CDD505-2E9C-101B-9397-08002B2CF9AE}" pid="6" name="x1ye=11">
    <vt:lpwstr>48E4YvH8ORoCQRJ/TU6FmRAAJi62e5+edO6jRsx+9+GuOpLUKig0ABuwMdtcn8YHC4NbWq6lV6/KO67O2Kwr36o8Ly9BvCmbae9UAgrFhgv1E4FQCvPF1ntI6D8KqrueKqYcW/sWAU63xfM1B5lebWEKwCyrQF16C2y+Wc1Nu5wR7zxJANY5PbF1IVYMqNvWiQu+c0jyb7Xyl+gut4fpdKRQ4GcrRQ3bxv4y62ynUdLRSSMYVZIO/z0r1pgdlSc</vt:lpwstr>
  </property>
  <property fmtid="{D5CDD505-2E9C-101B-9397-08002B2CF9AE}" pid="7" name="x1ye=12">
    <vt:lpwstr>rNCVxVvcI6/KL3spjtI5AN1GJK9+76aWzgbfGBXb+wui6k8oKLdSVOu9NZ9cT/4X/+rWsyHEywbHBVqtO3yVy0p/BLWN//VBdI58bnSfx2wbh5FiJf5xAf9XJDO4iKmL4P03AAnA7hgzzKKPOkoE29CfYQDhdH6s54LlEQI7t+rv3fliZV5bsmsPmcydG50cHBm27sEoio/fua8ydVbMMeZ/OaSLz1gtj/VzTxTNGuLNiKIzT2oms0LCvwu497l</vt:lpwstr>
  </property>
  <property fmtid="{D5CDD505-2E9C-101B-9397-08002B2CF9AE}" pid="8" name="x1ye=13">
    <vt:lpwstr>4HNY+WSrLFypN4fVNG697UmPVUKlhQy0qwiBeduiXPRUsempBEDWHL69f9kyD2gJxbaX7sXVkfgCM2o6FxHoUDQ7YnNlYQsgxQrGqpZw6MmHAhzg/F7Okkn+PL/O5efdtY3g7Wz9euY42Kp+DGNKQGTJT3LmbIDieYCTtXvbjjoyD287MnkbAxuZm4xoOB6moE6awcVk1ldPNsAoDncF3AJm9x6j9FZeHG/5cbvu5yHWUX6myj/ZtG9ARf1R68S</vt:lpwstr>
  </property>
  <property fmtid="{D5CDD505-2E9C-101B-9397-08002B2CF9AE}" pid="9" name="x1ye=14">
    <vt:lpwstr>WZWusdIszs+M9JSfrK9VoqP7F/R/xpKT3RktXNs2fXsT2zUA4QuFqLPWiR0c9UcUhMZeEwfPeo6p7eNKEc1hVuo6FwuVcyQrRrrUZ9iSVT66LPVxygaK8uwO8MO03cgTR9g6sFsR7MDp6kWOO+BSY7SziqFBdzCQNiwaqdWBBN+n16F2x8jo6dKwOzg5bt/5hNUljILeJhwimmB93MhAFrIyraIyL46KHbwjlkWav618kAI00kWa/JGJcyRAUsz</vt:lpwstr>
  </property>
  <property fmtid="{D5CDD505-2E9C-101B-9397-08002B2CF9AE}" pid="10" name="x1ye=15">
    <vt:lpwstr>zOkDHKNb3+67DdcUTv3ryMcok+rW8L8+i1sMzb0AHIBnmuZTyPJdPRPRxdQ6sVj4xUivCTy0hth2MM16rZly6hu/ExTOkXv7m1QJzDaXVTm9qYGQ3QwtZZ8uZqpJR+uk0aLpyBqhM26crlRM2VbsZ/FAikaGl3lUm3jFSJ2TCoya28+ZJU7mnqFLX53w8Jh3GeKGcb0L1YmF6YFJtFnqf4aduHlFZRv9v128oH66qdDxVUxQE/tP6ROzh3zkpo2</vt:lpwstr>
  </property>
  <property fmtid="{D5CDD505-2E9C-101B-9397-08002B2CF9AE}" pid="11" name="x1ye=16">
    <vt:lpwstr>RenwhSfwbYZ2EaRLuNH8bCrBBj52sLK3zX6IMzB2qClDPkPJjvo9WRQ0hkUhXWRfFBdyxJvBuDFvDN2trTxEfuP09NFL8hu9GZY+grtVuiKURRDhaboyrAtW799RFP5Yc3T8V6EgqJ4js0qrjXftdRIJ5AEELPU29ex+EN4YQQHY206bpvtypDdbSk9DUVhlsH2zgrfMMt8gY4mjBKfyFRgykMSLOPLKB6W3uKstDyDrK1XxVb/SVS4YsZRL+OO</vt:lpwstr>
  </property>
  <property fmtid="{D5CDD505-2E9C-101B-9397-08002B2CF9AE}" pid="12" name="x1ye=17">
    <vt:lpwstr>yo5DpJ63I4KGb2v998quT8CDdB23PoglZIvWm1OVKard0oorS7p+0INRhzEpiXctxS5S5EEsoUTWwcRr+C4H660x1yP+MHsrim/sA0E5yTyXZZIb6dDhaj6m1KHm08naP5s93Cftbu7yTjYWMcLzN5d8Kc2H/BVyzYCP3kF0zO7W/3sDPjDW7+e2uJkJJTV0auwvGuCt1k+GETMZ/Prb/rT57DHD/CbesVrGo/Z6sDEmjBMM/pjVOU/7Tlx4gXo</vt:lpwstr>
  </property>
  <property fmtid="{D5CDD505-2E9C-101B-9397-08002B2CF9AE}" pid="13" name="x1ye=18">
    <vt:lpwstr>npifHd4Q1BRCQXTaUsgcZWwOQPswddn5M9F0dUmnrB9EZbYuo+3ba8cMaiyu3AGBc1FHLVaiE7JJ9dlzwwQSXZJluC2trptbCFLxN9i7vB5khsUpwePRgkK3Jd7JvKLuN010CIBUMiqCxGlWyF00f2wbdaG79eZv1Qc/QCAFsIHNTZ6gSAAI1eOrS/8/uJZmrQbwWW2/VeX9qZOUAXtv/hrtAiq6lCCxE44t/TxxTneeUAT2IHiIjqUtTgkRdtr</vt:lpwstr>
  </property>
  <property fmtid="{D5CDD505-2E9C-101B-9397-08002B2CF9AE}" pid="14" name="x1ye=19">
    <vt:lpwstr>UgNlVqfaAnh+OLZNO+gh1L/LN5w2fnTPpLXjdvYWZkW/7JyEH/lOhcHcoupFin6rlSr5fvWDCQ5zivadL6mBookaJ6WcESzc3ZSo5CgfErLJ3F8o/3VI/0RwZ+UEYwjJ3T3ff070lkYHzto8Uh1nItz3rrhvJtl0MNe9N6mm9/7IoRummUCYTuRHss6vfukakLhHDze5V4QGtW2lDpgwjuEL+W9wHMOBEUPGPc0K08w0KtudcUJBfre+txeZOnN</vt:lpwstr>
  </property>
  <property fmtid="{D5CDD505-2E9C-101B-9397-08002B2CF9AE}" pid="15" name="x1ye=2">
    <vt:lpwstr>GYqKyfF4WDmyUh85poK0zrVJ5mnIWj8oGa6Dqbj6uYNgp23uI3LswVzPddxmgPqPslHZL7aYlv8IQXfDqi5gqb3zpqhLskbuBmhwS209zdxRics3C9kgihPqzyqrWt3+CwWewSxe1TlEYcgojDvBokHhS+DWylN7LLiwKyvbWFPm1RpPOYXWabaZDrQgZHcyZdnMH7yp8KDKaqQhmImU9ao0kj1/al6VOTVW8BO32MDhCXuM+fTRjYSIDFX8yWz</vt:lpwstr>
  </property>
  <property fmtid="{D5CDD505-2E9C-101B-9397-08002B2CF9AE}" pid="16" name="x1ye=20">
    <vt:lpwstr>0/tzld4hJeOP9myLpg4MtSKpPs9IikJMk4oS/2sA5+hSMVvxbcfDjJMKdQ+q3YazIFJWvDLC6p57v8o7F5bV0/qmjWhFKFVcCrbTlKkWd1YwCOHslPjQug3uwRSNJOq7gO3PH1G5u+e73c3SO7G8YMCvr8vp3ta+UO/n3tLWy/HH/yqb9aclQybpP5u+2W460k8SEu2aqiPqfp6N4kBbz4fnLelkK3xeWbgvKTYC5hmWLq37pHPoZBVQxnaA5TQ</vt:lpwstr>
  </property>
  <property fmtid="{D5CDD505-2E9C-101B-9397-08002B2CF9AE}" pid="17" name="x1ye=21">
    <vt:lpwstr>1mzyG736Lc9vWvGPCDj5faLd+zE4BZNo3RwYUeBvsbgnVS+y1jDIs+HCNyzjjJF9zDYJ9NOv251Z3O7R5rclmYvLBSrKZnwh6SsceJJOSkD8sDXntJfczzdhkR+eymux+eRFC6I4siB/Z9EHGmv15V7pUsAxjxLdiT8UMVwR1UhQpBu05pNnDFvQ3UGp1a/Q9nyBwzJeSraZre9/wPjrvzrRbdOQRu5Smh9moTkv2vNzZo5j1FzC3n9NLkETCQn</vt:lpwstr>
  </property>
  <property fmtid="{D5CDD505-2E9C-101B-9397-08002B2CF9AE}" pid="18" name="x1ye=22">
    <vt:lpwstr>vY9lJ3dJ/ZLJDapD0nsrncxuUq6e/RmnyIJ1Q6Z8vq8HLDPemn4nNgbWIJvWJ3fXlCnSZ0IrgJJQdYgRO1q5RYYJu4N2ZH3ppSUpDsydVMBgymE7APbxBsOBDw608XPx9xMvfKSvE/oNdMlaneK9xyAEgei6PDuErJbHTBPAysv1lXJbS2SOCl6GKdnPFRntbS8Nf/W6naeABIEj45Z33NdJX7rgiRnaEGq0MiNqa/EKhrrEsNu3RudfERT2bqj</vt:lpwstr>
  </property>
  <property fmtid="{D5CDD505-2E9C-101B-9397-08002B2CF9AE}" pid="19" name="x1ye=23">
    <vt:lpwstr>Q43bseGdklqlY55XeBC7f7j/t7hcQLrs78b0xF42xDbB5LmY9Httt/eWZQSsrQL08fcp2iZdanfFGorcbEwnf0Kcr7yCrhAtr8KbLSDK0D/0m+H+FRAQYx0BKIrgaTWbq1KpzKcZ6Q7gx8SBGzmUfajaN3mulgUwapxxjZb2hQAf2W1Yr7T/ByoR/JGACF/uy0hFJAhe9OqA389XMEbiKxvEKdICme2XIkggK0donx/wXiPkm80/vPRhE2jqvNJ</vt:lpwstr>
  </property>
  <property fmtid="{D5CDD505-2E9C-101B-9397-08002B2CF9AE}" pid="20" name="x1ye=24">
    <vt:lpwstr>nhQsxuU7ymidJFbocZwp2fcXe5KWtPeJcMcTfC1A+4fNpmDbkQuYFh4nJ/otZ6BqckObRWUj1lkbDrZgQsG5MIH0hm4fW9DL2H+uRriCrf5ZfzQWE/XE/7hrLwH55MO4j5viZb3TywERKp5HaH+7ZYue/Qn5wXJUdWMvmUV4mlZisILWje10laYQrGjrGNiyWAI1Z5goi6hzakVU8FuZoTeRxDo/wwt1YUrdZvXUToMrlkprPUreQMIsQyaJtvw</vt:lpwstr>
  </property>
  <property fmtid="{D5CDD505-2E9C-101B-9397-08002B2CF9AE}" pid="21" name="x1ye=25">
    <vt:lpwstr>joxRpn/dRGiVOclpAA8tW2ON9RiM+ljHWljv44sTOzSOc5lkOV0rWADv15Un0IWmltM2Hj/TZnhn7o070SvKWH0J9e+WwokvIlSSRwBjKON9qt2aYm68VptX1q7xUGLd9jPaF0ZjsTxTB2uYlSKMyPWMyZf/GKHdOW7PPmk6Lk0Qvs+ISsX1Xwkmf5O9jMdp8FQMIbtLcZbAMm83QoLnkStX/gdPOjCITOtXupcCv1gEA8EdLtYBa84zVTslkvc</vt:lpwstr>
  </property>
  <property fmtid="{D5CDD505-2E9C-101B-9397-08002B2CF9AE}" pid="22" name="x1ye=26">
    <vt:lpwstr>8WhD8H6tbYyxOSf/7S9ixFV/T98UsTqz8gYQSV4+Ix3NcClwTXCh8QfOMz+Wj20+HrzxswiHRK7K9iPedX9BB/gyrLbTxgYTAefPGOuM0WRttMrYHUQo95uYi/kvujlTSk5Y5fLv/iJxn5AyffR5LOmY4iN2GZhkIEAu8IQ/kFi9LoqxBlUd9mrGX/1YBkuRkvT/5er/c1xYJvHwJ5sR6eU2q3Tst3umSOOfEHrNHrT0gHGHE74iqZ0rFIdhmPa</vt:lpwstr>
  </property>
  <property fmtid="{D5CDD505-2E9C-101B-9397-08002B2CF9AE}" pid="23" name="x1ye=27">
    <vt:lpwstr>7jyZGQ644AgXOoud5kFPqa8uYfzkggWcjl5yjeWbyIRDUht/LpolHb+ICQKl/2885LlI01IJn3r/v4cl8ZBdn5cDQko5Zoux0nL1wa7XmitDchk4gDi8ld2igRFg6UMx7/e8kk707CrSnmTq1+kd70mc4r6K0bGT4JbQUJEFS8YJFQQNhCcYgXKbufJsFo2cKHV3EydpF8BGsMD9bGBzM8SrIsKZkgT+IaF2qGEEds1e2UWRDbnIUD0TEr7IO3J</vt:lpwstr>
  </property>
  <property fmtid="{D5CDD505-2E9C-101B-9397-08002B2CF9AE}" pid="24" name="x1ye=28">
    <vt:lpwstr>/FSwvJTWkIZ7YerQ27iIfta/4OIRX4ZxqUHnX5vA1q54iD97iv6sn11uf8ubLiA4/IlOAifaGy+0geG2ed7ebN3dqtjr/jvuRk0mpkekxcSyC6QRTSpvMKU/RDwTi4dKh1rMaJJsYUavwJVvTzF35sPdhBa0Ptrys8hJMP6NDMkVqP6tL7Ypmb14ASIkzrq1zjzIU2R0WJN5DCsYvSV0C01RgrD88dFHz67rbCDY4tJRkaY5TY9RvK0zhtlt+/V</vt:lpwstr>
  </property>
  <property fmtid="{D5CDD505-2E9C-101B-9397-08002B2CF9AE}" pid="25" name="x1ye=29">
    <vt:lpwstr>ujxE662zAqNoYv0CdJXGQwvmyBUD3VX/xvSXPUDo7cK3vC1FLbRLmnmM8Wveq3o8whGztz9afqR90gBWfrWa8nzRd1AtCSEOI7ARQjbOUtVVIYBoAwqwNIQgZmKfBcfMF1ljbEqLgo5Whyn4y+w/uT+dZgEh/z0msaNNhvnYyH0GObbqYK6qxsuJQsJ8NZhE8scyV6jm5Lsp2isSf9nerjtqSw5s5nHNLKp00ofKMYd72M8Nh9FqQOVHsMPUl4c</vt:lpwstr>
  </property>
  <property fmtid="{D5CDD505-2E9C-101B-9397-08002B2CF9AE}" pid="26" name="x1ye=3">
    <vt:lpwstr>Lkf5SMSeLfyRk8P2bw/O2uHBWG0fjDmeBPSsaGM6XEm/OBjXS0JM4Ui2OXirxwlriZYPl5LxcC+xP4XMFQ17tVQIbQ59VtGmR15y059wxyrJ+yyclWTfl3GCUItrLC14b338Iasz8WwSSPZqI2iXzJz+KXaSYYSlYrmRxd4Q5Zw2N9v/d5Go8kfDAXvYcZ7DnKQFVyEJ1Q1gcZKP/nqVMEFX65HGSVCbLfIi1H1XJv1Tm6DaA25dllnuol0hjyd</vt:lpwstr>
  </property>
  <property fmtid="{D5CDD505-2E9C-101B-9397-08002B2CF9AE}" pid="27" name="x1ye=30">
    <vt:lpwstr>u7tyOby+aih/eizB8umSKIJQY1UbY6v03QdEBsjI8MgNwhhsJo2v3rggZoVxCxqdi8RG46rZsQ9o7eSljyQVHa27Cq+bvYkiWBi7ki1aJMDW+y4n/7njbT+/qEwSAcaifqn98gdykAPaneSEpFP5gAcSz4Y316CCnaAlR+Z/PPmrunhKNY9xiFKF4mO4bXvE9vpmD217zNo9EA8ry0qfaNkAc4pagiweIZz8/U/aHKOyttCLqTg/VSyHkp4dwI9</vt:lpwstr>
  </property>
  <property fmtid="{D5CDD505-2E9C-101B-9397-08002B2CF9AE}" pid="28" name="x1ye=31">
    <vt:lpwstr>iY0bLi9WA+ZHwmjIjKVV+CTCEqfVQUQYykEaqF3KFnX6N+6CgprLw4FPU1mn6F1RDBq0EAYY7M0lhu1Ayh6KuSbft1I5tv7VxYs+1j80ZrEDh+sLCRKNLvhLoVPaDvHX+h3OZ0OWd6/VnIIwSrgc95LLf2nSzPWSWBm8stZMpxv9X1hCKeGgs0G9PYziD+VgIcPXDRQcIJx57LDn106Oq5c/yKw77COvyrskiQfVjgIebX4/ltP+jmhvcfVmCL+</vt:lpwstr>
  </property>
  <property fmtid="{D5CDD505-2E9C-101B-9397-08002B2CF9AE}" pid="29" name="x1ye=32">
    <vt:lpwstr>0IqhlQX7+dh6kO11l1A39RrvTXwLStVGO7jgco/KXkX6t1kRpibc6UUMdv5llAngOkuWgr9/3X5hqXQMRy6Z6qK6SxjGaC8rYISlZRV3hOWjS7Wj5w/U/rLMUQUXw0Az+qLY6EO7JUfv5SVxvwFzj7/zY3/A27GKNAB18uDRTzZdsFuVHsScglRRrcNznv/RVV4V6tFxCWlBJMw1482P2oy2QNa9HSag7RmjcKkWsDtXWgp+qWZzRLHgmOvFsZy</vt:lpwstr>
  </property>
  <property fmtid="{D5CDD505-2E9C-101B-9397-08002B2CF9AE}" pid="30" name="x1ye=33">
    <vt:lpwstr>cmPjiWksH2RQUGuhRWugKqvelTWt2y+iq459jOHtjCawj5fzx+C7e8Lj5I/ud1HRkxxo14FGGurfd14lyimfQ2W05WezbCOQ4LQChiS8P09CEAFBEksyUuxQysBINbr3LkMSiCizdtXMVN7MbgESqqBOzMyhpVkvyrs16+wp/7r7UxSjyLDlyndUDklDMRfKyLmDyMO7sz0zm98cGUCk3Ey+/eWNvdBDdqv1XQSiet/XNoTHERvqP67o6Qa03ig</vt:lpwstr>
  </property>
  <property fmtid="{D5CDD505-2E9C-101B-9397-08002B2CF9AE}" pid="31" name="x1ye=34">
    <vt:lpwstr>B53n38mTzEgP5KkwuDuvZVdo2VVCARij92MRRbKQOan2zgBdeX8Vc6t6lYlEKygXcigpfM5eOScVbhQpOPSKaAEnxvG7lgzK2Qwtg8ezUz0qWDgc3C35BfcTyCV68R6TaiByAz075iY4Wbv+zJYL09aRX+qwHj6GP8GM1Zi25fXQpGZ7CJY1wdOlHdVVh296ZZANamUeusixZTSKI00UDBpLfityPxN/W7rH13Sg4sKPxQut5Ao2Fafr2urRjqp</vt:lpwstr>
  </property>
  <property fmtid="{D5CDD505-2E9C-101B-9397-08002B2CF9AE}" pid="32" name="x1ye=35">
    <vt:lpwstr>km+Nu77P5FRq4NHgGFMKeoHVQIPRn+V42nFO/ZbFP8I4sZJ08UDkeg3RSk0rQ7vBn0HEXy4MYo3URKxl29MTSSaDbvKP56nw0D9pN6rj69HTUbEfrQbACAYtTFd+vgBtFd3yfTzNW1Cte+tr/7DDapV7+9zxShfrXZ+cD5sQNEhsrBAqhuOvWhAIWYEOh3f9xIBZ6momtrYk1t+0SoLW208cN4Pp01tc0/ANb/kBTrJ7KYiUzDRyjGpgocX2ITh</vt:lpwstr>
  </property>
  <property fmtid="{D5CDD505-2E9C-101B-9397-08002B2CF9AE}" pid="33" name="x1ye=36">
    <vt:lpwstr>TR2Kg5eiujrwXvuprlIt5rT9buSUyxP3TzpOnkXqwTQVbkPipON1A2rj9D7LkTuNUDfHeeHpyE4YzXPy066Fsy9UN2V9mKicLIeS1dMj9b7Pw42islZXG23qt/0BRyx/eC2l5dhrGWObY42YbOqMniJS4n6AUh1eAho+Woy0kkjmeOBkFBZp8/JHW7LefaeaUg8KBqRabB8CPc7qH+OwMhsCXfxdD3I7VV1yvE3/GoLaZiSDR57uojDz3KSveEP</vt:lpwstr>
  </property>
  <property fmtid="{D5CDD505-2E9C-101B-9397-08002B2CF9AE}" pid="34" name="x1ye=37">
    <vt:lpwstr>O0Fq5T9zXywThG8EgDsZyn8GPPgaBS1YF7lfmLihu9rrXR+KFl/tr2X7Q+YIiyZNj2X4/XSfoaa3fn/3pfzOr33no61LjE2xFehJ+1Mizj/z3l1zy7ijG1D4KZgv8tJA7SiIcL6EiSfRP4BFMZZrfoqoUZrHt4kZuKPYb97lx2YKUPtbjX9Vc4nqEzwl43BWmYdvTdho+8p35TMlZIsZOHV0nw2f1qJ3FSn/2iaE6nMrWg78xmWv3dO/XcA+b2I</vt:lpwstr>
  </property>
  <property fmtid="{D5CDD505-2E9C-101B-9397-08002B2CF9AE}" pid="35" name="x1ye=38">
    <vt:lpwstr>NIhydasB+5XilScv5bNIwj7iNGf4ljXn9qfFGoJK5tAYhduO3gX5nrGvwTSUont83ppdVopzojtJf0nklAbWkve/oJt5PobpkykvcU5uE9MRnMB8zlq7oBe+TS1Bim1rHxChFMmzXrteJlNq0eDsnYihIIX5rVpcGf1tOZxa/xvf5q0YF5OHnEtOJ0IBUr039ub0xavM1N8SvMHun4DO3i723rasOFPVnE+sW9PANewMBga+MquRbP/V8rMWgd0</vt:lpwstr>
  </property>
  <property fmtid="{D5CDD505-2E9C-101B-9397-08002B2CF9AE}" pid="36" name="x1ye=39">
    <vt:lpwstr>LYdOe0Q84rNlPyebaWlFWrEVQUF4KLAfqS98tvKbqIWJbChFFmqTnIor4caqTEzAwAiR8q3xICHU6n3vKLu07rSUifCu1fPZa8YmuTLZ9D8G82U/woaDLlI3i9e/QEKyFw4+HvaOGtnLrC/qFB3u9SxEd90V/KSauL1vAmHDZZVjMKTmo1cviJt41SAyrso8H057XCJdLS63yEWw72CvhB18l9ucW15zPEwYmh7VB3y10yqtSu0uzpW65UrkKd1</vt:lpwstr>
  </property>
  <property fmtid="{D5CDD505-2E9C-101B-9397-08002B2CF9AE}" pid="37" name="x1ye=4">
    <vt:lpwstr>isYnW3KweN2y+SyXp53WA+MV0KfNdJomd/am58e8XBTnRSI7wR5qQV/JnGQak5oGFPHun1L9wWQcWIRMuH2nScM5XnzGInTnWQ+lggL1dLqh6BuimZ33iGsgcsoXzeabf5F5HpbsIQ3O221Vdkr/EjZz5vvoP8JR1JfgD0pBfYYPQSaBNthHXEsNhtcckbKS/+H7tee/6RslxwjK5r22QmSGFDHGefZbAL2nsk2q9k7CtsSavx0jmzWUNt2TMfx</vt:lpwstr>
  </property>
  <property fmtid="{D5CDD505-2E9C-101B-9397-08002B2CF9AE}" pid="38" name="x1ye=40">
    <vt:lpwstr>dAS+8XOhk04Od2v7nkv+2hTstI7Lvnf1I+RY/Oz015+DUz52JvKFI0skVYX4B2sRdWXuCUbzA4qqn6VjHANFWIkCHgE3Y6udPcJpsAEU0/CFIOd7D2zmY9r0DwukOfCDL/KMDb6xJPf5qQqwMEoVBBvdxyF8Jxur/kng345Dwc6UAOJLb+F5YeYWPCSVm0lLFOyi4D3HKop1M7tn+OGwg/hLtNhaUY8XYRBk/6rd/+AwdB6pwlsS4OSW6SSYixt</vt:lpwstr>
  </property>
  <property fmtid="{D5CDD505-2E9C-101B-9397-08002B2CF9AE}" pid="39" name="x1ye=41">
    <vt:lpwstr>Men6l4C+C/E1dGhGuadiTme3n8yQZxw9d98vFDFRhcKtkvSlmpH+75Dxv1W22HSse9e72OpCl1AhSib9Jhw/LytfucfQNKhLS/Fd+vAc53hDAz6TnRAuohssqped7yJ+KgklxaLRrnE8995ns4gtLFQsdkQLj+M2O5YP1UB4WDWAuJUspt/Z7fC4oHauoVZ4MuhhA+1XosLnq4hF3hm7k03v4EFg4F0o5Mc3L7O5PncJeLVr/XezmdbVhVJT5nK</vt:lpwstr>
  </property>
  <property fmtid="{D5CDD505-2E9C-101B-9397-08002B2CF9AE}" pid="40" name="x1ye=42">
    <vt:lpwstr>bFpIYRN6QO3SKXqPTyfppXSfTU3O3bKUnbV2hZn/opYmaJ0Wn9QzNW/pQB/5FzMKpy7Ak7jEDqh7IcUIeVm9Mmd83EJ0Q+9HKj7p0yDw0T/jujeYSuGbNqsnG03l1JvyAF+iUkSy0FE6xZPW68B1a9zUmdelstJBiW6925l4T3TVoKUrHA6Zy22chT6975ICRCdB8l/21ISHHUBaA8UTvsaEm2GHtfzOfAZC/7ugGi2xseAHRk9eeYWqUpPEQ3+</vt:lpwstr>
  </property>
  <property fmtid="{D5CDD505-2E9C-101B-9397-08002B2CF9AE}" pid="41" name="x1ye=43">
    <vt:lpwstr>JoGCSPpnFUGzZ9ul++j317yoLpzqqsbu6toZez1mFHsl44IletilzlHjshLzNS57ZUo1aTvR+XG0NMVTtMOjOgcNCkaf928CVU2bfWfr+Z0cSydxE6l0LdP+l4m/wgJXykUiyHXLiEN2snBstBvgXNPca/dWO3jAfYkD+4GiZscuH06NCY+71E4e8N/s49H99gOTPVTDIP/qn07AE0eSfphtcQa+cD6nlXC984nUMDVL347lkH2uwCxKDd4lSUL</vt:lpwstr>
  </property>
  <property fmtid="{D5CDD505-2E9C-101B-9397-08002B2CF9AE}" pid="42" name="x1ye=44">
    <vt:lpwstr>mWm7X99Wl4keOqiO2Sc/pziHBaoMhmLZhgP+jajI2dClQLQsML82pAWsE+y5sjr+/gcNv4G74bEWL4rVBQgUOp0ASzK5Vw66EsWI7+wDeHOUzrCfKcFrG206+9BaY/jhZBglcaC+SFsOgLdn3uC3GuvLLoYEJ2bijKTAbBrbiF5MyUKwvEejJqbMb/DlolWWhIkr+IkJj+MdryR/R9HYNkm+GET864AIUabtF2fr3dQpuo4XsGlv/jqAzclbyDV</vt:lpwstr>
  </property>
  <property fmtid="{D5CDD505-2E9C-101B-9397-08002B2CF9AE}" pid="43" name="x1ye=45">
    <vt:lpwstr>KcK5rLaCRtV6bPtGkYV9vVV/dW1Pxjk8W/1essS+ta4niYvJLcgq0FQzsjjF+dtYsKtvoB61NfkpFeecVSGHh7mBOPtQbeCoF+xaOIyNEpBtvruoPhzsNT8B6LVc7a95uo+T5+e0b3AR3QCebtkwremVw56r+fYS+9nw5GFPbtYinJKFgaPqaZfGhke8y8qksAx4AaVC1T6t9dh2LRa0KY+Tz319Tc39xdXo8zfZ7vf3lEvfHX+dcniBkBC+LVr</vt:lpwstr>
  </property>
  <property fmtid="{D5CDD505-2E9C-101B-9397-08002B2CF9AE}" pid="44" name="x1ye=46">
    <vt:lpwstr>ATgSzCisdXY/ntL7U8k0k0VIUklqQnmFFkQSXye5L8Z8SJKCekhzEOPt7yu63VwqL2kQXWA7AMd8yqFaqWt/QJ25OBgvOr0/2+Z5SIOaRK3ApRExn9E8VnNURzoJ5M9W1IJ6/N96ZiOf6pVsG4KqDASb434X7dx9NWx+1I9XruDtNjBoj9TWZPFFbTstpYNerJ5kIHSjkCGxraXkPIKjLsronOnYP33ObQ9SJAFqV6M7VFSeiPuDwYGdLGk4qGQ</vt:lpwstr>
  </property>
  <property fmtid="{D5CDD505-2E9C-101B-9397-08002B2CF9AE}" pid="45" name="x1ye=47">
    <vt:lpwstr>eO/pE2DOLxRWHz0kUK+X+lQwPc+9j9sFu2a9oIPR6s8GOP5S61JHUKAn1sGfsMfbL6NTtODTgrmRI1MdrjKuuUsQRnuSlmV9jt+yaoK5QPbipkJ7VvdwRv3oLvuW+tAEL8rtuj2L+n/ZHzpuQY/kQeCIaHUGbWtgoQ4oZxfxjo+O3Lt/wjl4Dva4FR3Z6CcG8ZSTPlt18YITGpEKRkwRBq2SoNrkAAFo7SqFtLrKhHMnvff3xOD6B2UjO1zjLm7</vt:lpwstr>
  </property>
  <property fmtid="{D5CDD505-2E9C-101B-9397-08002B2CF9AE}" pid="46" name="x1ye=48">
    <vt:lpwstr>zH/ujUrLj01ZruXx588iTP5m+8AlY4onvkNZ5CSVrERas+8EX1RuOIRz+AkQ7lBD/Wgo+ajWqnLBjUZlEymCCQjtvfzuuzaMYwg1+d6Orf086gr0OYghlHtLgpVyV3efVq5zR+/hRw/T0ZwtfBnFaWxS3ABP5aQRkeUYboTwbeBK/UYDx2GUQqw2T7yxqsxujs6b7KSmRGPlTKm9uVtBgdI2ULEVnIiz74wAWlf9Ttrjg0Od9gJrzsO5a6hnJSm</vt:lpwstr>
  </property>
  <property fmtid="{D5CDD505-2E9C-101B-9397-08002B2CF9AE}" pid="47" name="x1ye=49">
    <vt:lpwstr>6Nd/O6Ne71Jl0xTQU+XXd2NZ37q94MWjs/IdV5g3kv4e9yXEZeExKJDU8WC/YP2ZEDlRTQYLhqhy//pyWlgrXLI9dtZzRdpqbOb52IY8xd+0tSUQrqLlZrDe/7lrAMF9C/qGkggcFCP8VqHnkQaKj5UjOI6zJWGo31PRj4/H703UbgVCmRmVGOlJnqhrKSJMqWaytiNKje+GV8EID9PjhrwnNj8x/hOm8JPmr/LeE7Gn7oOct2yBG6WiKM5bbVk</vt:lpwstr>
  </property>
  <property fmtid="{D5CDD505-2E9C-101B-9397-08002B2CF9AE}" pid="48" name="x1ye=5">
    <vt:lpwstr>w07+V4ZKDEmD1+o6JL1bANvapCRbmOlqsL4gFs1M1s1bipA8XqkZRjRbOJl8RpTLJ0Lqv5Ss7wSeP25Fy1ufXa9r6RuN2KDu35/9KxsKYsd+jR1mY142iy217KmGrUwukWT8cA5tyqC/YblTo13yF0f5uIfRVK+aGAViR4Aapj9pNkfo2LakSmedA0zk/4Hm2MyQFHiu02Jk+RMHhu8phMKLAKr8leMkpm4fNpVpJjk9eU6FHliliyTe82yQr5f</vt:lpwstr>
  </property>
  <property fmtid="{D5CDD505-2E9C-101B-9397-08002B2CF9AE}" pid="49" name="x1ye=50">
    <vt:lpwstr>Uovylog60hf1rvPCIhopjGtM20hJjNBe5kMs3izmrQyHJjgkG/6n8TGJUmKsQ/8kNQ+KxN1sY0CcjdHg24MRT9qVODYKEkbnklmhGJYc2o549hTfeL3ulrfqS4yXFsPECqP2rC1dMG2wyBs6U3uvexAhvY693gYo0bPCCwh2Vo1mbtRz1tBlFw8hueRR3ThuYqcqxeRAvmINgH8+ozaaTlWkOaLUU9/IX25j2Y4QdK76gG9CO3kL5gzis3oNqu8</vt:lpwstr>
  </property>
  <property fmtid="{D5CDD505-2E9C-101B-9397-08002B2CF9AE}" pid="50" name="x1ye=51">
    <vt:lpwstr>wuq2oaeoS9/ZwhqWnn8YJNoLnZPdEq06B/QcC9OtP7NIbiTtmTMHxtldXn3/gHtr+fjuFzcSRs7EvyzUe5ESzSFUzvwMF/MrOHRwM+e63qmOfYptEvY63M8/5Kt+SS/0mmbJ84o1mNWJnfi0s/moOkQ3uZgsPE++VpLbgUukLL3wcoqNcyhhjcDee8Rh+S7IyKQZBkdt0N7SjacGBr0BBVl+KPgrx8BuSJ49FtXR1E+lEnLKtz1XyD1Fz1R05t+</vt:lpwstr>
  </property>
  <property fmtid="{D5CDD505-2E9C-101B-9397-08002B2CF9AE}" pid="51" name="x1ye=52">
    <vt:lpwstr>v/J3ogaISK61M136KyY58B1kTmg/KAVlTIWlHJe3ilnoyUV+yNQWczPQwpzEOLYeUr+NSLKqKXkmAuQBoTOIWRz23KB8UF6V0cUfIMY13bXgwI3KYZEbiQIImzz11HNm2sjudzNFbSqCZpik1J9wQncgv76fRgUAzwjIvaykRVaGDUhU2vOcEYK3HD+UI3TiTBBhozp0qP+I/79ehioiiwWXAypk4SY/yD23F5tuiLta7kMa25mB0SymPK3xm8X</vt:lpwstr>
  </property>
  <property fmtid="{D5CDD505-2E9C-101B-9397-08002B2CF9AE}" pid="52" name="x1ye=53">
    <vt:lpwstr>4h6yKz87Wq+/tfDtA052HeNEdbkKBr6ghd7OagCV8EVs3glWH+MTILVrzRN9QdBo9N04id/AFXB/uU1JWqMNM7R134+3FHwKUbI68fwZwonlygRNf0z3yIIS+Aekqt6tLpgNGVr6xpOt8HUNd1c/PK4TgPUNoVeWmgxFVYOMUKcRiE5NIVVP5kvKkPG1IOpzCHQBXzlmq1RcVthf3tEys5v/mkhI6669kgZD6haeK9oEGtx928d43YQ90kptlUn</vt:lpwstr>
  </property>
  <property fmtid="{D5CDD505-2E9C-101B-9397-08002B2CF9AE}" pid="53" name="x1ye=54">
    <vt:lpwstr>qWcf4zjHJILW5rXN8ic7Dh5eI7S8dUjGeBxC9pivrJQkDwkOGNlY4dUbiuDYhPeof2Y7nAo0yDNnTCeBI2VNd4K5o31HrklfG/LGIelFb/mrXQUSy38/R2JsrFkh/Y4Bv2ba63bg4VGekzYGwNfpn5jRCKH7pZ8XX8I1000OHsh33PjWVvVEl1ysxvFjrA18rMwJ9kbp8anJRaUluopggAM7ilcNYZxF2qBxfGfINDejABsYFvJG0kO729o3fpj</vt:lpwstr>
  </property>
  <property fmtid="{D5CDD505-2E9C-101B-9397-08002B2CF9AE}" pid="54" name="x1ye=55">
    <vt:lpwstr>NsBp+6KOVVQ/zW5fH5eF/z/FxFVX/+2bWWKAJ4JHTIJ/EcmhWba+B+mlCXUrovUI1LPmxTc6dQiC1ULnzh78R/eF9BdlHZWXXBzbGmSBx9DxOIPMUQdueA2iYVCaAqcDvOJ5sl6nDcfxeHxEJGDG237HjVa9JW2eDYaayVkM8nVFWVZw8HfswGWJdgo3CR3UNelEuAaeQMIx5kkjt61mZneh1o/PWFkPsyZaV1S8CevEh3YQgLiY1i8W3uN2sG7</vt:lpwstr>
  </property>
  <property fmtid="{D5CDD505-2E9C-101B-9397-08002B2CF9AE}" pid="55" name="x1ye=56">
    <vt:lpwstr>5p+adxd/DWby652uWEU1Ervv91AN1X8DV/vJRp3ncQ3d7gUrTudlP8KTroaEsA20LDYjc8CBllgbwqzeMWxVeyltufj4h2yGM559kyfCech/z1aiKrMu3+QRVSTOyV1yA+AHkh47mNwQQb8fZgQMQlwczrt1hsppfgk3fqASHBXK2b5KuhdD0ea2o3sifvDRQD4cPaU0v6t1JCq9AINc2elNR7/aEnHH9FFLpikX1Q3qhBhratt5fAXkvBLpfJy</vt:lpwstr>
  </property>
  <property fmtid="{D5CDD505-2E9C-101B-9397-08002B2CF9AE}" pid="56" name="x1ye=57">
    <vt:lpwstr>EtmTsYNdgoIw/CgiGKSbrf0YHvJ1Wd8q3v0IWUwpifYw4fquQ+3Pyw3GPnGGeV0F4yggpfiwPyUaZJPw/bYitV+GMQUhphC3+Dh+/6tCxr8qersvJHJiDfZaxXg1A9NpkEMCGoBayTdL4EPfnt9YO6nBC+nYCJOLx3H+Wk7FRdEm68Vqg8xiR+G6Tc4LeF3d05GFggVa66PewaToji5poWSlHVJDUeKfaSdyehkoG+NenktcbCaym6xiizWnpA+</vt:lpwstr>
  </property>
  <property fmtid="{D5CDD505-2E9C-101B-9397-08002B2CF9AE}" pid="57" name="x1ye=58">
    <vt:lpwstr>TcF7t4x9tZK4SlgbPazRxX0mDgLcWgfWKPDeVgwQlG4ABXs0XkDCtudhN6mGuhlhZd6lIitRhJ06j2ircqaySNNeKKPwbOCFSx3loLUIEMtvGedJtKpZDt7Perjuc02UFRfogU0E2TNlNO8MeXyUcJ3gkPHA4zIIh7+RcWmeAPe3050XvdSuUvVxNbALXHUT5y1hY2mdAQtrgPyFWAMGSAD4/woOLMvLY3wPliU+I6nLpwlcS2N/rDz7n0KfRIt</vt:lpwstr>
  </property>
  <property fmtid="{D5CDD505-2E9C-101B-9397-08002B2CF9AE}" pid="58" name="x1ye=59">
    <vt:lpwstr>ItaFck5/qY7lFaRlmjBAtSle7F5kDG4pr56AaZV5kbFVmKa13WkmZQzt/oTQvpnuVaEWwh5iU6IdZWH4YoLt0hETbdHN+LQsDDDUAuAzF4rk444tCiNheCq1GjGSL3sLOTwCjvYzm5/XqbESO79mI/2T4WcVJPtwEqJJlWriDMzQM2r+i8mH5gAokTyJ1xuGb7VHyIhp/gE+ZiZfHvkdIOc5OVVG/vPi7GBUiT2EBKXn8yAWLEP+ThNDGUrtJ6M</vt:lpwstr>
  </property>
  <property fmtid="{D5CDD505-2E9C-101B-9397-08002B2CF9AE}" pid="59" name="x1ye=6">
    <vt:lpwstr>OzJSwVOzv2QIbouaTUiJeVlGt9aMKEjXaiwqF5EjpLyymluba/ys9RBer+tAmqb21JVlsKyS9NnGw0eXS3w9ejOItgrgFLvKfHtbdMrc7SiDD21C3/0AQ+a0pA9BuTukAvxOT7sqWHKSpy5W9K+64SP9/1tplwGVzyJswXmMuc+Bzw/2qo4ZJPxi+XDuInwmug1S6ow791+Hw1OPBuEJ8eXcMR8ZkygVdi78ZZmv5yedsWfxx9V7Ycrfzd3LG+8</vt:lpwstr>
  </property>
  <property fmtid="{D5CDD505-2E9C-101B-9397-08002B2CF9AE}" pid="60" name="x1ye=60">
    <vt:lpwstr>WEqhdyb58bJjOQuG2f+apEG++ecgsPvLlbaRRystrq5ROSxxXypTSV4U3ywyz+vvWtoSGMuCNCvne2Mbeb1ezV/2WcExU4EfNS4Il4vowSIQD5NDNW2a+kuTd64s2CuT5fTtHVZjeacdEqjO6FFbrAD2/JTKrTor+LEdWqlnfLraV3T3qmgIO2hb4BRW+xbAO3KXRYlIwfIvwFlBUBbo4wsY4GlyKbYw7O30QQdILsmNPQiDfG20v9vAD+RaZ2J</vt:lpwstr>
  </property>
  <property fmtid="{D5CDD505-2E9C-101B-9397-08002B2CF9AE}" pid="61" name="x1ye=61">
    <vt:lpwstr>TsDEfPFwELzDtcoSkwh++J3/tr5vM0TDWc/K3/6mFGsGAiDuJvKZEVrU6erOVhiBi99cbflWex250GlVP2QvgAJfT6hbBLG9FIWGFWKTpIKDtSdXj9w6uirqLexUlB0QqoaXdwAc+sDVO0/Di84Dq5sBImfi/VjWKAI+weIGIqf1Ez7HpKFs23X466klumvT2JHiccPk6UwdT1icbi+079asKW4n/nHrkZ5z9M/PqVwUf9MfITQ0ILa2gZzhiBh</vt:lpwstr>
  </property>
  <property fmtid="{D5CDD505-2E9C-101B-9397-08002B2CF9AE}" pid="62" name="x1ye=62">
    <vt:lpwstr>4tjipXeiqos1Bs7O4UTurqTwtC2ktx2qoeonxyZfCrJXgkiEZoZqDvfHXWVEwnPXLEWXzZRNozBwVkSVG6GcH7Bbsa9s+lLMjCA3OYP1A+ZXs02wakDm0XIiEhwS2J/+YF1RcH6xjuR1inmtnYGuVSuW/eLwgZJzlmqx7kGwOaNege+6PrFQ0QJTNh8JXEbotXpG0fZc0SyfrFBLRtfyxgNLetnb9q4TvUE7o9+cOnHP0aoqbvcF2oSXi2eBCgM</vt:lpwstr>
  </property>
  <property fmtid="{D5CDD505-2E9C-101B-9397-08002B2CF9AE}" pid="63" name="x1ye=63">
    <vt:lpwstr>ueiw4QPkAwQEi2cUfJv3ShlUexHtSwf4pfRIE6OGw9H/C/VFJ5xl/rpYLi99Rc1vf7z2/3XaJ6LBPxGKH+PEAUyZzMxCONRpfk9Oh0+B0r0KHDl3637rKOg00oWWlMVv90S0tMZ8BcgkYSL1EGc9T4WpFdYn82JC1/pWRFgS/6W9lJ5/K5c9z/FJeJ6LbzLik0lbcA0ZPwHsWA6J+ysUFohZbXYDUEX5zYVjWu0bQg1UeVlef+yOSTRmZ9Iz3nj</vt:lpwstr>
  </property>
  <property fmtid="{D5CDD505-2E9C-101B-9397-08002B2CF9AE}" pid="64" name="x1ye=64">
    <vt:lpwstr>vtMA0kiCnHbuP9iStZkQgTFsaJm1PtoHcjOmRNnvT2zeEJuu7iAqlawNwWE/kl/B6/HSqL7l8cQPXPuLUQ8Q1BfjV8N0QPpVT6Ct1l99+pK9BtJ9Npqf/cM/tNySdL/zzze7UMdI55anCb0MaKpJghHejMqXPoEk2ZgS/pBwMNu6mLdR61RsNvNr7ox6irgjggOQd3L5/ocH69VzBGNaJZPh/OLr4Xy7ePVM6U7+Misw8Y3KQ7otpC5e5L9i+Qz</vt:lpwstr>
  </property>
  <property fmtid="{D5CDD505-2E9C-101B-9397-08002B2CF9AE}" pid="65" name="x1ye=65">
    <vt:lpwstr>FTJLbiG9EJBjtF78YZ2TM9nqCXke9dFaSgergDalAnInR6e7eBlFd0o/DDx87RibZ3PNIKMDsg5MoDonaugvh2iffbKynLjvR1fh8hnF+g3j2m+fFc2EZSosDiDov4/Z3HWnfUByeoQxTSjdG71SLBx2C4jQQvQQwpGFtAscYX4rvN64mJVVpUfIYJD56Tp/C7JDapq+6lr+vKBLw9RHxc5/eY4ui7lpupgNVRRlbrQAP2Ocm78x4jeN13OFdsf</vt:lpwstr>
  </property>
  <property fmtid="{D5CDD505-2E9C-101B-9397-08002B2CF9AE}" pid="66" name="x1ye=66">
    <vt:lpwstr>nfOPGuYOJNgw1cRwl90vlo0USucl/dSejsUAbRc5z5OqGTA7ewz8hNWPkrJGyKw1MX9xQv9bG0q4FCcawLfuGOyAqYQY4nIesq2vgkSZfZ0alrekcy1rfQ96XF8eXwVsgQ1mKTShSMfZEgbW2VniSA8V/95TYOvxI3kxI8bJbbKP8qOIssCYEgCh6oF7gtcXdpYIc17s7ph7kAr4DM/BFQYC1kJzrHdpgfoWQaYjogTPLMfgou2F6iRjuyhll/9</vt:lpwstr>
  </property>
  <property fmtid="{D5CDD505-2E9C-101B-9397-08002B2CF9AE}" pid="67" name="x1ye=67">
    <vt:lpwstr>2yIl8vm3/5EKB+DfmZn8/HdKDrhwRVDLh3QjxuW0j9NZZrpixgK3i1D0wJpzH0DiLH1L54xcGFG3Y0Vd/oMSJ8QYiRIn2CV0BsFpg9Xifu3hzqQuPte8AGyje2xcrdxcw4ZXYc0B0H39Ny4Zr/Op4O89aao3lvdUe3Z+LM+xgE6ylM7NKyVP6iYuHIyeDaUswAiqiFYYiXXCTR444KhjxxB8Mo0CJ64MvPC44A3L5ccoUsZdnlEvgPgSuqzl1AS</vt:lpwstr>
  </property>
  <property fmtid="{D5CDD505-2E9C-101B-9397-08002B2CF9AE}" pid="68" name="x1ye=68">
    <vt:lpwstr>8q91JNqjW19p+Eb5h/ohzeb7jwCz+mYx7bwh+U5OlGF40/6/QRF1vqVK5Zsj6y2Wt4Ayzl6ITNFA03HG5K9/fcicKwZu40Yp0SfuZiiVqVbiVvsMWCT5dax1GGB7cGyilWZ+lbDD15alfHjim/EGldtuA4k3dO/pulrBjFQCVowc5gQGTPw+uLJwhxE0hPTCbMFpMyjFn7onHB+P0wVF0jBZUmwWOFl9VmscVZDPZN3O4zNIKWZgGvl2HCr7gCH</vt:lpwstr>
  </property>
  <property fmtid="{D5CDD505-2E9C-101B-9397-08002B2CF9AE}" pid="69" name="x1ye=69">
    <vt:lpwstr>xSJ3AXMD/A8Oc7Qg2/B6pK49d04P3fhjLFz0zt+wpIB0J1YX2cVI1s6fJ5oZcXDI9RBXB3lEs1HIy1iSoN6BHymLSLBZfvJ31qLe2MJUDHCB0l0I4LZ37UW2j4xq3F/Y2amnFlI6L5iXyON6i6BID4Vs/VflJhSH51vb8jSchcI6JplXvUSMEFM3cg/3goTXwYzN9p2tJtKxd+/yMC0PrI5T8U/eQ9oLL7vDq2x+qeOLdUdbgHU7vOVbgJ2A0yL</vt:lpwstr>
  </property>
  <property fmtid="{D5CDD505-2E9C-101B-9397-08002B2CF9AE}" pid="70" name="x1ye=7">
    <vt:lpwstr>8F3brGcWgdhYbn6GuJqxZGKVH3A+Vb/qJ92PpH+WRQTQCQquz0YigmxoK4TvSJjz5c7Pp3PSSadWxu5OKQrnkqdcIRDsv531qAu2hjVfhVCsOYUtu8AeLg1xnBor/rPMTllnFeGgNsxqb8ihx4bYDqCX/7ABhinhuhM5gNFMX4M1tqc8SBVkRZXVyXTeKmfcSL94w4LsOyqLKRBY1YFT3TkhX3QYNQO8qXM9bt8k3up/eZ5AnStcA3/RkY+Te4B</vt:lpwstr>
  </property>
  <property fmtid="{D5CDD505-2E9C-101B-9397-08002B2CF9AE}" pid="71" name="x1ye=70">
    <vt:lpwstr>ghySK7nyPRjKH4bVeDNvnDF27i/WPgvp0r5X3Q98QZ8ejTilD4i+vKupaMfjY2x1UEDqBmGyo3tw8n0jWWOJ66hj42q1Hf0vrfBrYTKCm9zmA9Q/SLAWSkvd81lYxz1C12yh9FWHd+TOZ76vTmE1jJiHUP6D73p3mz8MukFJ6LWSHeMUKEggZk6ef+TQ75qectPHjztXJKKNtv3xXfodxOoBCKKha7y1QzPyRPqwYhjzMMTBhW1OFz5k02pnNmH</vt:lpwstr>
  </property>
  <property fmtid="{D5CDD505-2E9C-101B-9397-08002B2CF9AE}" pid="72" name="x1ye=71">
    <vt:lpwstr>Q/K6ZKN4KNf/A0VvqnOTh/hH8j5XijLgz0utMeqXDWnINHT5WxBKaf/og/YtCYT6d0Bb5KWZGm55t03k+fbghA4yTx2L8VrhUp5Q8+43SiM0UuBu2w3l0fgpMtFSnEWIP3f8fJwkSKO7syEynofJgVuRn16+i0SpktETOTOinObMrL9jv0avVtGUaSuzEim1io/hp17LY6tmm+448tohC5tvVcaOvvwlXoVAmC0XXXxVp4XLDJr67bjMvtNVxKx</vt:lpwstr>
  </property>
  <property fmtid="{D5CDD505-2E9C-101B-9397-08002B2CF9AE}" pid="73" name="x1ye=72">
    <vt:lpwstr>aAygiLUJJXdZGldz6iCkdtxSRM0UAZ+j41+jvkC4RqGv47PrG7NkogM2PbuUlU/oSuJPMi7niQgEZdfHNqSz3lILzEP0lujuA3RzVQS5Md08jUdaVlveRmi69QL7PW49bHHJFzJrt5g2APl+atyP3BeLmBhJZhKEXap2z8jkfsd56WXDf0O/XZI2D8JdS7/c6R37zz6hZBDKmvMhXEFWQCS6U5tktOTlpCnhevRDmDbqn2IXyuJUYCbiTLYUuxa</vt:lpwstr>
  </property>
  <property fmtid="{D5CDD505-2E9C-101B-9397-08002B2CF9AE}" pid="74" name="x1ye=73">
    <vt:lpwstr>DXuLJlRVwGarwRMNI3OBYyPDVWUNCPnPe+IIHD8LhUbJHwnagYN+VmsPrcTHva4bAj5ysD5OceN0y+fhWqtlFnCYi/lUXmc3PH4YxPf17FMOpb8iEu9PLX5fb/3jxlzRW3T2XpxWeo7GQhi51BM57yBt1Wu6ZYL4QwRz0ZMW6MvsmqwSjcmGenKJ+831sAZo6+EVWiq5chlkp0ZRFQwdLoaPiuF7W0yWdzNEpLbZGQKXYnZu+26QvJ7EGZjqJvS</vt:lpwstr>
  </property>
  <property fmtid="{D5CDD505-2E9C-101B-9397-08002B2CF9AE}" pid="75" name="x1ye=74">
    <vt:lpwstr>nxgUOXDBxrr50KptThbP3bYVj5Ivm1Ghe3XNbtA3F+29e0tNxZyzaL4gtbGXnfjimTfn3MAgrLnWtcgzacxnuooiad9HsdrXH17OgRpEND9J943ODg69lF9grIckB5Sd5Um1YttdAiEMvrT1IU38+5vTK3ua1CPItxCv7pJ36mGuazMRs/HNSJyaPYkXdFdsapNaXpngE0dV7Wwfb7RFtGCOSc4HOyECTlGNkmlbvFn2FbSG0KLNtSf4/swFkt0</vt:lpwstr>
  </property>
  <property fmtid="{D5CDD505-2E9C-101B-9397-08002B2CF9AE}" pid="76" name="x1ye=75">
    <vt:lpwstr>pgaWhwVb6FY2pzZ65Mqyb7hguPz2V//r06N5C4KdykCw906w1/xC98pZRVIWp83dnU1WXPOh1LYZBv4ul1sqxv5w2nXvKrFOsJscAd2AhRnO7dEau2aD8qqaJ8SGZdkKFI34efLXKpPQ+Ny6WuKUQ5xbmLJoQGx9oDlvryQCqUaNkndJJJi5ShgB1lV2cvnl3/knU4PGUece3ohYpkJ8mG5tbKP3fH5ZnmUREUI2JjBrw8yjyBbSAN4LL43zXwW</vt:lpwstr>
  </property>
  <property fmtid="{D5CDD505-2E9C-101B-9397-08002B2CF9AE}" pid="77" name="x1ye=76">
    <vt:lpwstr>69Gu/A0Ayyj+KgF1e3fbwoIH3cq8MbuAR7AgpJmEOmmohnt9Z21iPi/8Xw3SNh8wQxzO+hjfE/TXNDoUb/Y29Qo5gF/6++znifB+HFJUSp+i2jQwU+y7ykGzUiLq8AeZ1F45XY6/MjkqhKu/9eEF0n6ljYwUt4q4rFTwzKcQ+mRMteZRwLYJ0EQNOt1ONS4+S8Wn9I+H0NhYt9XhWg+b3FR3W4E8pxyJi5kLLyWvfc5INlzkbB/gm5t6+DIsBzN</vt:lpwstr>
  </property>
  <property fmtid="{D5CDD505-2E9C-101B-9397-08002B2CF9AE}" pid="78" name="x1ye=77">
    <vt:lpwstr>UURXHxHkEcPCj81yT8VD4BnLQbGy3v2omQkxXOfgQfECMEQMdssJESMVivzo82seo/0PO4TkhKe3/P13mXzF+JGTM+M9O2mKV5ILlzKIGxZ5i084RU3cv7FKsPlUDBUZdBW2pAl632/9/2xrxDmYvq+H06/JHd4S9M1Qsewh2B+9frPJbF0NzsHv9KsFMCvdoBC2GIo8yVnirD6CLh17ebnwDcfAkcfmo4gUZv9tc6o+Xz5e2zAkrky8N0ryiWs</vt:lpwstr>
  </property>
  <property fmtid="{D5CDD505-2E9C-101B-9397-08002B2CF9AE}" pid="79" name="x1ye=78">
    <vt:lpwstr>OQRVvtSajtpkTSLxa2Xv6F/RQty0rDUsAbcmKEcbtHxX8KqWi7SpiMpJLgZYTXJ2gzNjho2JWT2EKoi+9onhQzO9hJqrY/ps6vUXB/5+NSqM+mf11VO3cmHfPoh59tQH8cbFmUOWiaz8zEKOp/a1pduGEM5Qnlvvcos1CuhtjRCwl41ubFq87/noQq2h0Iv07ecZ3QTtOfw9CArIEIFMKyUQh8Vj97TUW6FypJeNMMOPOfsqQUlJ2r+IA8Hj8GY</vt:lpwstr>
  </property>
  <property fmtid="{D5CDD505-2E9C-101B-9397-08002B2CF9AE}" pid="80" name="x1ye=79">
    <vt:lpwstr>HoiK4uuWCc5MandAfldv0Tw2WgeKQ9oRtLz0uQTB/nzHoAYCf/jHyPJNYphyVE3AmBw3YhMXpCyvvXua+hA5OOsG5A1dbHuOJqD6b7B9SZkdPlVuG5jB3Is4Eql+fUWurWN+XgYY9kNf+Ib26MVYlVee4xYEKbOJqdXKSKwKDCoSxp0+tV33QFImrl6Uib8r181oKJ29MbNRGUyQ0wqgJcjSfvR5ZRzARLe46R/gMHeESDSfCt/jGKuIw5r7usn</vt:lpwstr>
  </property>
  <property fmtid="{D5CDD505-2E9C-101B-9397-08002B2CF9AE}" pid="81" name="x1ye=8">
    <vt:lpwstr>wZrfikTbM0qvwmi3ZvVNGJgNzm4kYuHYcfDdnKAoYCUuSZouO2v/MP3K3po4JQOZvPbuAvC7HKHHFGbsWMfnNwein3b4nL9ONrfQedq/REh95F7dUtC2LXMXzk1l08PT+EPCdtmC9RDZlhgz+sSubbytK2GDibZeRBfLTOkKTW6TMcqSbULVY+VMEUnRCTTpFjnVB6ZLn+E8ZziZMTjaiBvZPxV5V3NrY72Vvr9e1oChwmLY3sth+EUmHm6TrZd</vt:lpwstr>
  </property>
  <property fmtid="{D5CDD505-2E9C-101B-9397-08002B2CF9AE}" pid="82" name="x1ye=80">
    <vt:lpwstr>hQlktAJhS6g6G4x75D+NlEk22kK9G7up3aVieAW0tACMQs9iiAlaJVDRUwU11wdYHQn+enLJ+TZtVI4IITV8IHS172B+kHwI2tiKLQnAODpCdVk9b6q4sGrLJX8YpGl4KSsk+ISa5yZvUz+lfXBCwpujcS95Rm9zrwfGMy7CJogfVvs2OVH9BPQ3bMFS0J9iLoZ6BrOHlBtP+GKZ5FQvt1SyNrJCmN8T0R011AxqK6kJDRkoj0VcCAVPolOkJ3G</vt:lpwstr>
  </property>
  <property fmtid="{D5CDD505-2E9C-101B-9397-08002B2CF9AE}" pid="83" name="x1ye=81">
    <vt:lpwstr>1thuJ/Xr1StAIYcBWHUiqioXIedp2Z2zQcJIbYNKVElOQm7WYtr0zXGYOZHEXmDeej4OqAM5/eijvl58D7OT1NDHXl/09EFtna5F+ldtE2uj6XERyrAbiq8B3CMUeFE/XSrIXzMwmiRN0/U6yIyxY1tvDhNTTGVdPc5Sg39S+rvSydYFO9Iq7Iyq2mkT1j69vxOWlqoAyEbsC+2cgW5s1JTG7tRnEXCYlT/FrOmnJKh9I09jHwdB9HG6Z5L0GKO</vt:lpwstr>
  </property>
  <property fmtid="{D5CDD505-2E9C-101B-9397-08002B2CF9AE}" pid="84" name="x1ye=82">
    <vt:lpwstr>e3j3dMcxzSlH7KJjY92fO8lrHWYUAOdKgRN2g3TvtZnFt1kWsvu/u9ryVWvyFUYNdO8a9PtQUQ/Cyg3hsSWWuHuT1fhR3ym2GWPQ/mPjbY1xI6Ogk7fueN31e08B5WCPM8K2lCW+G1FBq7S/9oSIKeDknJPq4jb1ZdE8KppS0RcbiwaYQJ3gEC0n0k+kFuIj/kCjZiAvKvaZ8qRdLVWRfebshcBcdrSnA9uAnCd8W1cZBimS3dgh5pJ1ViILkN5</vt:lpwstr>
  </property>
  <property fmtid="{D5CDD505-2E9C-101B-9397-08002B2CF9AE}" pid="85" name="x1ye=83">
    <vt:lpwstr>i1Qo1pPucIHrVOmLqKV6M1c8NGjgwKHzb4dXW9jzyHKw4W5CPWwMYracQPm994M1iEFP0XuJOiXjH04d73mDLVwojAByzkOXcB6Z+h2RKrNfOmHHopmdACUBexzZ4fErv0PY2adxkeKAb0ek91r0/dUOoQFhBU6wp0CLx77e+FGGoLtpmVRvqrvEP9dqVHUKOHKhQB+g9Z9DsjQSPtQZ0KW/eJrwvxiTSVoKeUx4Ic/MWLzOunva/OXZaVehqEX</vt:lpwstr>
  </property>
  <property fmtid="{D5CDD505-2E9C-101B-9397-08002B2CF9AE}" pid="86" name="x1ye=84">
    <vt:lpwstr>P7vFv1W/GDtak3lhXECQJWwqS0/q8EppeexKzvKjxEKbMmQMucLJXFuYYo+FRnIzjkl++z9q4j2p/W/1s95O+K4GlUnmXXtAbx/YkKtbv3svV6vlOnw1AnzniqT3GlmK592io4MmoBsx2EiuVJSKfeLPcIJS2/37PUJpmPDvNFgDDGZOVTr/0c44ukbtvkv0ccmbmLPmoNtVvkAtYPK3NTml6vkI5UgInuf0s2NMp/cs6pLlm5gk8NbRMoiBarj</vt:lpwstr>
  </property>
  <property fmtid="{D5CDD505-2E9C-101B-9397-08002B2CF9AE}" pid="87" name="x1ye=85">
    <vt:lpwstr>Hop1b9w6Q6qkQ+vlmResGjnROBwSPxq3N1DuiUWqRufHYqkQ+BUj/+LC4wblV9NzidfTOyvvvdsBG8mA15lsMeJ7X+JL3bHjBWyq1iNBuvdY29L5wOIWktmzTiloHCZe+LNrNKFqHCog+QxfMb2v6QEnu+m1Aulv1hQh4XGoYLpIRTwBrsgyyWQs53uJEiS9veqa9QUTzYjF2F6L4MC48ms16ZtNXIL1Z/xCo1o60SfRw3hqgJsPm+ac3TH1LjJ</vt:lpwstr>
  </property>
  <property fmtid="{D5CDD505-2E9C-101B-9397-08002B2CF9AE}" pid="88" name="x1ye=86">
    <vt:lpwstr>CTEmk5xZN47GBJfV12SXYtFk91Qkh583jS473Yq/4r5xJzUPNkewQ2ii+HJ8uBRwon9xYJvFxh0xfEeIN3OcRdRfP5U6MgQ4iZ4FDQ6wnKF+BoKVkvlHvzE9qstfnR6dmGpzKGBYXFK/GxP07PJmCrCDMayGeemMvIu05wGoN9gBiwvjlGn2gIaqZiJ63hd1AWBVZZFXrunYa6gQEfQJraabXlg4vMEygTzfN801jDbi120NTYazPyk/rRs47YZ</vt:lpwstr>
  </property>
  <property fmtid="{D5CDD505-2E9C-101B-9397-08002B2CF9AE}" pid="89" name="x1ye=87">
    <vt:lpwstr>BDQJKwyrjZKJKZ/b0uuYCgFsfXji59b4Sgf1F/73WRs3h2hvNXdnlEYJdEv48WUD+myLlGt2U0sQ6y4rr4r5nPa4kGq2cto3sqwnU5VOG04EVPzwYmJFzHTA9LvkAm6fKe0IVD+yJm5OYCTU2sOHQ3ztmKP5BfcdZS6W6/WQY+qvFWh/BMCFqeBh1Gw9lD6cN9/vnrNpeh/M1ecuUFDbtg6T1YqxL1NPdrvQhyBE+8WVdGhL3BQF3lCrgEe3ip0</vt:lpwstr>
  </property>
  <property fmtid="{D5CDD505-2E9C-101B-9397-08002B2CF9AE}" pid="90" name="x1ye=88">
    <vt:lpwstr>CmQ759/PJ5GrRLeaFHAUrSWwWAC2h8XfkihMCrG2YaazkjR+aK8En/VlQD08GWZDpSuiAfSAyNU4B8e2KZcivPdc3twsODiLdRIPb5uVVU/yt7bz8ASlNstispYPXXaIrS9gQ5jBoZT61sivOVPCmr2SAs/8DCdgukRhJnLY9UNSHbveZo3xhyIqHJRosiieX7l9xXkc/59yLrW+NG2iP90v9ZbDp3XXk2H3V2mgjVcNMURUyzP5LcuJQBsLxnN</vt:lpwstr>
  </property>
  <property fmtid="{D5CDD505-2E9C-101B-9397-08002B2CF9AE}" pid="91" name="x1ye=89">
    <vt:lpwstr>0kWkls6hIp6A0wtPMZhubvM26Pb12OX3c3bx3QYKpFlOX0RdwwP5Nvq6NICJMN4WBb1QC52S2ukqwWt3k/OqOCVcNSYxrDvOKcxiFNOf6Dv3UZ7QC58MNJFA+Xnz32GPZZJkFgEU92HAYArDrFUBSilcthW0r08mQaZAXgngnNmXA5gTq85iwnwWT/G/4UPxoacl+7a6Lg7ri3jvdHINVFtojThxml6jgVeAXkSQc9N8SJYtPt1ZlSJYOrHGVKF</vt:lpwstr>
  </property>
  <property fmtid="{D5CDD505-2E9C-101B-9397-08002B2CF9AE}" pid="92" name="x1ye=9">
    <vt:lpwstr>ryHYt8/bj3xjyJjD9ATRWt9rr92FL5LBMcoDTGL0GjYG+38RCxbqFSq0vsUf8u11bXxVnuq5OF9tv7XWeO+UDm+nQY81vS13EWCaYLJC5kEf4gBxzIANcRUVZab1xGWxCknNjVx+ssQ4WnRTtCeEqvVvcH0YX65LpiYV9EPbMCvOiApCcMRy/ArWTUPoer7E/YQ/qySQqcQ+xvTz1QMritvCdPy/BtvUQoPvOMNKts23C5I1i9hWojv48t30VBG</vt:lpwstr>
  </property>
  <property fmtid="{D5CDD505-2E9C-101B-9397-08002B2CF9AE}" pid="93" name="x1ye=90">
    <vt:lpwstr>VGGaCHguU7NBjx75dFvbNQJpU7Jrh4/ogcZG6ZOBkitaKlJb09cTNELTikRHwMEoTvoXf49juvUFgsAWJ9+EjEUvnbdokuTyaIP8M7HO8bLT/gnmNh7UgtBRP78qq+6t6e5Wqlv2UkJnsQedSqstJ6caFmC4RJ5YlS/KpNeM5JkbXVdFxDU7LA7YefgEDqjdbyNRcz/cD9KtxthgmI8ONn1O91LMxfzDbSyUNpNjvi3SWVhxDEEIXxbXFqBbYl2</vt:lpwstr>
  </property>
  <property fmtid="{D5CDD505-2E9C-101B-9397-08002B2CF9AE}" pid="94" name="x1ye=91">
    <vt:lpwstr>zjWhsvZG4qZNywti0OyVvNjlWmAj1YtZgEBjrtrjO8VFkRpvQqusea+hIfWvNWh29gTY2+RkhrRf4AcYTSNDXk47Sz/zCqwByIOisYq5LUj4YPiK+ojOP9INFXwaBAaieNrQEGjT86ldVWNW4q+cVF2RpgM60pkD5Re33RVF6qcwLB0v1bhvGpMoOGgkGudAj4v+RbfbF+698/XcQito58hvKx+NkbzrNI118QuRVTVpvDH8FBFAbf0hwfoe3tE</vt:lpwstr>
  </property>
  <property fmtid="{D5CDD505-2E9C-101B-9397-08002B2CF9AE}" pid="95" name="x1ye=92">
    <vt:lpwstr>hBpcrGyLDmZaziCbm677KxZ+lBn7ySc7WHdzbzV4+1RSn1f+AQMQuxlfGDzyD0NJWoOV9CxicK6WSNRCP+Rwmw/JOahjcrP3uU97pp+EFtm6hoEMrSgwTtl9ByjM66eP+FLzQfA7uX2CkzWBNM6ICbteqhsj3BFIj/U6xdDl/SUfOto+D9kAALUghWAPe0PjyT3oaik8a7G5cndnlbp4t5ezntHm15h/UHsVyW6PpdHxvXWPanYZhzjOJZecg69</vt:lpwstr>
  </property>
  <property fmtid="{D5CDD505-2E9C-101B-9397-08002B2CF9AE}" pid="96" name="x1ye=93">
    <vt:lpwstr>Q1jC6zFlZREh+44ZFUeb0hWa8sh0PK7W2HKD7ud3jZyWe+HEzV8VsOg22ErSva2pun5t4igxEQITnl+TBSOug0T/1/fB8DQrR4WmcVKpFLc3DVmXVxVBkUF6cS2q/OyqrPxs5haLeXBYt1OCLIIK5SmwJNP64sb/516vFNEBUHYRO/S7pDW/HNJ/RaLQFbffDHmA59qgZ1W4mnOAXbkIW3neiLpYYexfk7eYuSU1lXTUBEZ2o0gGKHE6KQlZf/w</vt:lpwstr>
  </property>
  <property fmtid="{D5CDD505-2E9C-101B-9397-08002B2CF9AE}" pid="97" name="x1ye=94">
    <vt:lpwstr>EBlb7OoFwAAA==</vt:lpwstr>
  </property>
  <property fmtid="{D5CDD505-2E9C-101B-9397-08002B2CF9AE}" pid="98" name="KSOProductBuildVer">
    <vt:lpwstr>2052-11.1.0.10700</vt:lpwstr>
  </property>
  <property fmtid="{D5CDD505-2E9C-101B-9397-08002B2CF9AE}" pid="99" name="ICV">
    <vt:lpwstr>DA3FAEB19052436D864914621B6DA542</vt:lpwstr>
  </property>
</Properties>
</file>